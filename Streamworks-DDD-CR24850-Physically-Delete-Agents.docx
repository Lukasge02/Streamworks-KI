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80A40" w14:textId="4F0C7AC5" w:rsidR="00281CD2" w:rsidRPr="00856470" w:rsidRDefault="00002192" w:rsidP="00281CD2">
      <w:pPr>
        <w:rPr>
          <w:lang w:val="en-US"/>
        </w:rPr>
      </w:pPr>
      <w:r>
        <w:rPr>
          <w:noProof/>
          <w:lang w:val="en-US"/>
        </w:rPr>
        <w:drawing>
          <wp:anchor distT="0" distB="0" distL="114300" distR="114300" simplePos="0" relativeHeight="251658242" behindDoc="0" locked="0" layoutInCell="1" allowOverlap="1" wp14:anchorId="3275B97E" wp14:editId="5F3D73E0">
            <wp:simplePos x="0" y="0"/>
            <wp:positionH relativeFrom="margin">
              <wp:posOffset>237849</wp:posOffset>
            </wp:positionH>
            <wp:positionV relativeFrom="paragraph">
              <wp:posOffset>457578</wp:posOffset>
            </wp:positionV>
            <wp:extent cx="2377773" cy="1368957"/>
            <wp:effectExtent l="0" t="0" r="0" b="0"/>
            <wp:wrapNone/>
            <wp:docPr id="157301127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7773" cy="13689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8241" behindDoc="0" locked="0" layoutInCell="1" allowOverlap="1" wp14:anchorId="324AAEE7" wp14:editId="4C169DFF">
                <wp:simplePos x="0" y="0"/>
                <wp:positionH relativeFrom="column">
                  <wp:posOffset>-1887</wp:posOffset>
                </wp:positionH>
                <wp:positionV relativeFrom="paragraph">
                  <wp:posOffset>235963</wp:posOffset>
                </wp:positionV>
                <wp:extent cx="5743575" cy="5693744"/>
                <wp:effectExtent l="0" t="0" r="9525" b="2540"/>
                <wp:wrapTight wrapText="bothSides">
                  <wp:wrapPolygon edited="0">
                    <wp:start x="0" y="0"/>
                    <wp:lineTo x="0" y="21537"/>
                    <wp:lineTo x="21564" y="21537"/>
                    <wp:lineTo x="21564" y="0"/>
                    <wp:lineTo x="0" y="0"/>
                  </wp:wrapPolygon>
                </wp:wrapTight>
                <wp:docPr id="4" name="Rechteck 1"/>
                <wp:cNvGraphicFramePr/>
                <a:graphic xmlns:a="http://schemas.openxmlformats.org/drawingml/2006/main">
                  <a:graphicData uri="http://schemas.microsoft.com/office/word/2010/wordprocessingShape">
                    <wps:wsp>
                      <wps:cNvSpPr/>
                      <wps:spPr>
                        <a:xfrm>
                          <a:off x="0" y="0"/>
                          <a:ext cx="5743575" cy="569374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BA2CB9" id="Rechteck 1" o:spid="_x0000_s1026" style="position:absolute;margin-left:-.15pt;margin-top:18.6pt;width:452.25pt;height:448.3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" fillcolor="#f2f2f2 [3052]" stroked="f" strokeweight="2pt">
                <w10:wrap type="tight"/>
              </v:rect>
            </w:pict>
          </mc:Fallback>
        </mc:AlternateContent>
      </w:r>
    </w:p>
    <w:p w14:paraId="5B4B9968" w14:textId="77777777" w:rsidR="000C41CB" w:rsidRPr="00FB2104" w:rsidRDefault="000C41CB" w:rsidP="000C41CB">
      <w:pPr>
        <w:pStyle w:val="ChangeRequestNo"/>
      </w:pPr>
      <w:r w:rsidRPr="00FB2104">
        <w:t>Detailed Design Document - CR 24850</w:t>
      </w:r>
    </w:p>
    <w:p w14:paraId="1F980A43" w14:textId="189F08AE" w:rsidR="00D161D2" w:rsidRPr="000C41CB" w:rsidRDefault="000C41CB" w:rsidP="00927490">
      <w:r w:rsidRPr="00FB2104">
        <w:rPr>
          <w:rFonts w:eastAsiaTheme="majorEastAsia" w:cstheme="majorBidi"/>
          <w:bCs/>
          <w:iCs/>
          <w:color w:val="808080" w:themeColor="background1" w:themeShade="80"/>
          <w:sz w:val="48"/>
          <w:szCs w:val="60"/>
        </w:rPr>
        <w:t xml:space="preserve">Physikalisches Löschen </w:t>
      </w:r>
      <w:r w:rsidR="00030A23">
        <w:rPr>
          <w:rFonts w:eastAsiaTheme="majorEastAsia" w:cstheme="majorBidi"/>
          <w:bCs/>
          <w:iCs/>
          <w:color w:val="808080" w:themeColor="background1" w:themeShade="80"/>
          <w:sz w:val="48"/>
          <w:szCs w:val="60"/>
        </w:rPr>
        <w:t>von</w:t>
      </w:r>
      <w:r w:rsidRPr="00FB2104">
        <w:rPr>
          <w:rFonts w:eastAsiaTheme="majorEastAsia" w:cstheme="majorBidi"/>
          <w:bCs/>
          <w:iCs/>
          <w:color w:val="808080" w:themeColor="background1" w:themeShade="80"/>
          <w:sz w:val="48"/>
          <w:szCs w:val="60"/>
        </w:rPr>
        <w:t xml:space="preserve"> Agenten</w:t>
      </w:r>
    </w:p>
    <w:p w14:paraId="1F980A44" w14:textId="77777777" w:rsidR="00927490" w:rsidRPr="000C41CB" w:rsidRDefault="00927490" w:rsidP="00927490">
      <w:pPr>
        <w:sectPr w:rsidR="00927490" w:rsidRPr="000C41CB" w:rsidSect="00DE2938">
          <w:headerReference w:type="default" r:id="rId13"/>
          <w:footerReference w:type="first" r:id="rId14"/>
          <w:pgSz w:w="11907" w:h="16840" w:code="9"/>
          <w:pgMar w:top="1418" w:right="1418" w:bottom="1134" w:left="1418" w:header="284" w:footer="1077" w:gutter="0"/>
          <w:cols w:space="720"/>
          <w:titlePg/>
          <w:docGrid w:linePitch="299"/>
        </w:sectPr>
      </w:pPr>
    </w:p>
    <w:p w14:paraId="1F980A45" w14:textId="71327338" w:rsidR="00D161D2" w:rsidRPr="00856470" w:rsidRDefault="00B56980" w:rsidP="003447C6">
      <w:pPr>
        <w:pStyle w:val="Inhaltsverzeichnisberschrift"/>
        <w:rPr>
          <w:lang w:val="en-US"/>
        </w:rPr>
      </w:pPr>
      <w:bookmarkStart w:id="0" w:name="_Toc212727418"/>
      <w:bookmarkStart w:id="1" w:name="_Toc335027828"/>
      <w:r w:rsidRPr="00856470">
        <w:rPr>
          <w:lang w:val="en-US"/>
        </w:rPr>
        <w:lastRenderedPageBreak/>
        <w:t>Table of contents</w:t>
      </w:r>
      <w:bookmarkEnd w:id="0"/>
    </w:p>
    <w:p w14:paraId="5FC934D9" w14:textId="7B6C1582" w:rsidR="00BB72D0" w:rsidRDefault="00D161D2">
      <w:pPr>
        <w:pStyle w:val="Verzeichnis1"/>
        <w:rPr>
          <w:rFonts w:asciiTheme="minorHAnsi" w:eastAsiaTheme="minorEastAsia" w:hAnsiTheme="minorHAnsi" w:cstheme="minorBidi"/>
          <w:b w:val="0"/>
          <w:kern w:val="2"/>
          <w:sz w:val="24"/>
          <w:lang w:eastAsia="de-DE"/>
          <w14:ligatures w14:val="standardContextual"/>
        </w:rPr>
      </w:pPr>
      <w:r w:rsidRPr="00856470">
        <w:rPr>
          <w:lang w:val="en-US"/>
        </w:rPr>
        <w:fldChar w:fldCharType="begin"/>
      </w:r>
      <w:r w:rsidRPr="00856470">
        <w:rPr>
          <w:lang w:val="en-US"/>
        </w:rPr>
        <w:instrText xml:space="preserve"> TOC \o "1-3" \h \z \t "Inhaltsverzeichnisüberschrift;1" </w:instrText>
      </w:r>
      <w:r w:rsidRPr="00856470">
        <w:rPr>
          <w:lang w:val="en-US"/>
        </w:rPr>
        <w:fldChar w:fldCharType="separate"/>
      </w:r>
      <w:hyperlink w:anchor="_Toc212727418" w:history="1">
        <w:r w:rsidR="00BB72D0" w:rsidRPr="00DD4204">
          <w:rPr>
            <w:rStyle w:val="Hyperlink"/>
            <w:lang w:val="en-US"/>
          </w:rPr>
          <w:t>Table of contents</w:t>
        </w:r>
        <w:r w:rsidR="00BB72D0">
          <w:rPr>
            <w:webHidden/>
          </w:rPr>
          <w:tab/>
        </w:r>
        <w:r w:rsidR="00BB72D0">
          <w:rPr>
            <w:webHidden/>
          </w:rPr>
          <w:fldChar w:fldCharType="begin"/>
        </w:r>
        <w:r w:rsidR="00BB72D0">
          <w:rPr>
            <w:webHidden/>
          </w:rPr>
          <w:instrText xml:space="preserve"> PAGEREF _Toc212727418 \h </w:instrText>
        </w:r>
        <w:r w:rsidR="00BB72D0">
          <w:rPr>
            <w:webHidden/>
          </w:rPr>
        </w:r>
        <w:r w:rsidR="00BB72D0">
          <w:rPr>
            <w:webHidden/>
          </w:rPr>
          <w:fldChar w:fldCharType="separate"/>
        </w:r>
        <w:r w:rsidR="00BB72D0">
          <w:rPr>
            <w:webHidden/>
          </w:rPr>
          <w:t>1</w:t>
        </w:r>
        <w:r w:rsidR="00BB72D0">
          <w:rPr>
            <w:webHidden/>
          </w:rPr>
          <w:fldChar w:fldCharType="end"/>
        </w:r>
      </w:hyperlink>
    </w:p>
    <w:p w14:paraId="44FD4944" w14:textId="2558C76B" w:rsidR="00BB72D0" w:rsidRDefault="00BB72D0">
      <w:pPr>
        <w:pStyle w:val="Verzeichnis1"/>
        <w:rPr>
          <w:rFonts w:asciiTheme="minorHAnsi" w:eastAsiaTheme="minorEastAsia" w:hAnsiTheme="minorHAnsi" w:cstheme="minorBidi"/>
          <w:b w:val="0"/>
          <w:kern w:val="2"/>
          <w:sz w:val="24"/>
          <w:lang w:eastAsia="de-DE"/>
          <w14:ligatures w14:val="standardContextual"/>
        </w:rPr>
      </w:pPr>
      <w:hyperlink w:anchor="_Toc212727419" w:history="1">
        <w:r w:rsidRPr="00DD4204">
          <w:rPr>
            <w:rStyle w:val="Hyperlink"/>
            <w:lang w:val="en-US"/>
          </w:rPr>
          <w:t>1</w:t>
        </w:r>
        <w:r>
          <w:rPr>
            <w:rFonts w:asciiTheme="minorHAnsi" w:eastAsiaTheme="minorEastAsia" w:hAnsiTheme="minorHAnsi" w:cstheme="minorBidi"/>
            <w:b w:val="0"/>
            <w:kern w:val="2"/>
            <w:sz w:val="24"/>
            <w:lang w:eastAsia="de-DE"/>
            <w14:ligatures w14:val="standardContextual"/>
          </w:rPr>
          <w:tab/>
        </w:r>
        <w:r w:rsidRPr="00DD4204">
          <w:rPr>
            <w:rStyle w:val="Hyperlink"/>
            <w:lang w:val="en-US"/>
          </w:rPr>
          <w:t>Document</w:t>
        </w:r>
        <w:r>
          <w:rPr>
            <w:webHidden/>
          </w:rPr>
          <w:tab/>
        </w:r>
        <w:r>
          <w:rPr>
            <w:webHidden/>
          </w:rPr>
          <w:fldChar w:fldCharType="begin"/>
        </w:r>
        <w:r>
          <w:rPr>
            <w:webHidden/>
          </w:rPr>
          <w:instrText xml:space="preserve"> PAGEREF _Toc212727419 \h </w:instrText>
        </w:r>
        <w:r>
          <w:rPr>
            <w:webHidden/>
          </w:rPr>
        </w:r>
        <w:r>
          <w:rPr>
            <w:webHidden/>
          </w:rPr>
          <w:fldChar w:fldCharType="separate"/>
        </w:r>
        <w:r>
          <w:rPr>
            <w:webHidden/>
          </w:rPr>
          <w:t>2</w:t>
        </w:r>
        <w:r>
          <w:rPr>
            <w:webHidden/>
          </w:rPr>
          <w:fldChar w:fldCharType="end"/>
        </w:r>
      </w:hyperlink>
    </w:p>
    <w:p w14:paraId="43F086C7" w14:textId="1247CE05"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20" w:history="1">
        <w:r w:rsidRPr="00DD4204">
          <w:rPr>
            <w:rStyle w:val="Hyperlink"/>
            <w:lang w:val="en-US"/>
          </w:rPr>
          <w:t>Document information</w:t>
        </w:r>
        <w:r>
          <w:rPr>
            <w:webHidden/>
          </w:rPr>
          <w:tab/>
        </w:r>
        <w:r>
          <w:rPr>
            <w:webHidden/>
          </w:rPr>
          <w:fldChar w:fldCharType="begin"/>
        </w:r>
        <w:r>
          <w:rPr>
            <w:webHidden/>
          </w:rPr>
          <w:instrText xml:space="preserve"> PAGEREF _Toc212727420 \h </w:instrText>
        </w:r>
        <w:r>
          <w:rPr>
            <w:webHidden/>
          </w:rPr>
        </w:r>
        <w:r>
          <w:rPr>
            <w:webHidden/>
          </w:rPr>
          <w:fldChar w:fldCharType="separate"/>
        </w:r>
        <w:r>
          <w:rPr>
            <w:webHidden/>
          </w:rPr>
          <w:t>2</w:t>
        </w:r>
        <w:r>
          <w:rPr>
            <w:webHidden/>
          </w:rPr>
          <w:fldChar w:fldCharType="end"/>
        </w:r>
      </w:hyperlink>
    </w:p>
    <w:p w14:paraId="7D6F484C" w14:textId="7F0A8253"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21" w:history="1">
        <w:r w:rsidRPr="00DD4204">
          <w:rPr>
            <w:rStyle w:val="Hyperlink"/>
            <w:lang w:val="en-US"/>
          </w:rPr>
          <w:t>Document history</w:t>
        </w:r>
        <w:r>
          <w:rPr>
            <w:webHidden/>
          </w:rPr>
          <w:tab/>
        </w:r>
        <w:r>
          <w:rPr>
            <w:webHidden/>
          </w:rPr>
          <w:fldChar w:fldCharType="begin"/>
        </w:r>
        <w:r>
          <w:rPr>
            <w:webHidden/>
          </w:rPr>
          <w:instrText xml:space="preserve"> PAGEREF _Toc212727421 \h </w:instrText>
        </w:r>
        <w:r>
          <w:rPr>
            <w:webHidden/>
          </w:rPr>
        </w:r>
        <w:r>
          <w:rPr>
            <w:webHidden/>
          </w:rPr>
          <w:fldChar w:fldCharType="separate"/>
        </w:r>
        <w:r>
          <w:rPr>
            <w:webHidden/>
          </w:rPr>
          <w:t>2</w:t>
        </w:r>
        <w:r>
          <w:rPr>
            <w:webHidden/>
          </w:rPr>
          <w:fldChar w:fldCharType="end"/>
        </w:r>
      </w:hyperlink>
    </w:p>
    <w:p w14:paraId="31357ACE" w14:textId="3B5FDDB7" w:rsidR="00BB72D0" w:rsidRDefault="00BB72D0">
      <w:pPr>
        <w:pStyle w:val="Verzeichnis1"/>
        <w:rPr>
          <w:rFonts w:asciiTheme="minorHAnsi" w:eastAsiaTheme="minorEastAsia" w:hAnsiTheme="minorHAnsi" w:cstheme="minorBidi"/>
          <w:b w:val="0"/>
          <w:kern w:val="2"/>
          <w:sz w:val="24"/>
          <w:lang w:eastAsia="de-DE"/>
          <w14:ligatures w14:val="standardContextual"/>
        </w:rPr>
      </w:pPr>
      <w:hyperlink w:anchor="_Toc212727422" w:history="1">
        <w:r w:rsidRPr="00DD4204">
          <w:rPr>
            <w:rStyle w:val="Hyperlink"/>
            <w:lang w:val="en-US"/>
          </w:rPr>
          <w:t>2</w:t>
        </w:r>
        <w:r>
          <w:rPr>
            <w:rFonts w:asciiTheme="minorHAnsi" w:eastAsiaTheme="minorEastAsia" w:hAnsiTheme="minorHAnsi" w:cstheme="minorBidi"/>
            <w:b w:val="0"/>
            <w:kern w:val="2"/>
            <w:sz w:val="24"/>
            <w:lang w:eastAsia="de-DE"/>
            <w14:ligatures w14:val="standardContextual"/>
          </w:rPr>
          <w:tab/>
        </w:r>
        <w:r w:rsidRPr="00DD4204">
          <w:rPr>
            <w:rStyle w:val="Hyperlink"/>
            <w:lang w:val="en-US"/>
          </w:rPr>
          <w:t>CR Description</w:t>
        </w:r>
        <w:r>
          <w:rPr>
            <w:webHidden/>
          </w:rPr>
          <w:tab/>
        </w:r>
        <w:r>
          <w:rPr>
            <w:webHidden/>
          </w:rPr>
          <w:fldChar w:fldCharType="begin"/>
        </w:r>
        <w:r>
          <w:rPr>
            <w:webHidden/>
          </w:rPr>
          <w:instrText xml:space="preserve"> PAGEREF _Toc212727422 \h </w:instrText>
        </w:r>
        <w:r>
          <w:rPr>
            <w:webHidden/>
          </w:rPr>
        </w:r>
        <w:r>
          <w:rPr>
            <w:webHidden/>
          </w:rPr>
          <w:fldChar w:fldCharType="separate"/>
        </w:r>
        <w:r>
          <w:rPr>
            <w:webHidden/>
          </w:rPr>
          <w:t>3</w:t>
        </w:r>
        <w:r>
          <w:rPr>
            <w:webHidden/>
          </w:rPr>
          <w:fldChar w:fldCharType="end"/>
        </w:r>
      </w:hyperlink>
    </w:p>
    <w:p w14:paraId="6BB4F997" w14:textId="3C71D89B"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23" w:history="1">
        <w:r w:rsidRPr="00DD4204">
          <w:rPr>
            <w:rStyle w:val="Hyperlink"/>
            <w:lang w:val="en-US"/>
          </w:rPr>
          <w:t>2.1</w:t>
        </w:r>
        <w:r>
          <w:rPr>
            <w:rFonts w:asciiTheme="minorHAnsi" w:eastAsiaTheme="minorEastAsia" w:hAnsiTheme="minorHAnsi" w:cstheme="minorBidi"/>
            <w:kern w:val="2"/>
            <w:sz w:val="24"/>
            <w:lang w:eastAsia="de-DE"/>
            <w14:ligatures w14:val="standardContextual"/>
          </w:rPr>
          <w:tab/>
        </w:r>
        <w:r w:rsidRPr="00DD4204">
          <w:rPr>
            <w:rStyle w:val="Hyperlink"/>
            <w:lang w:val="en-US"/>
          </w:rPr>
          <w:t>Overview</w:t>
        </w:r>
        <w:r>
          <w:rPr>
            <w:webHidden/>
          </w:rPr>
          <w:tab/>
        </w:r>
        <w:r>
          <w:rPr>
            <w:webHidden/>
          </w:rPr>
          <w:fldChar w:fldCharType="begin"/>
        </w:r>
        <w:r>
          <w:rPr>
            <w:webHidden/>
          </w:rPr>
          <w:instrText xml:space="preserve"> PAGEREF _Toc212727423 \h </w:instrText>
        </w:r>
        <w:r>
          <w:rPr>
            <w:webHidden/>
          </w:rPr>
        </w:r>
        <w:r>
          <w:rPr>
            <w:webHidden/>
          </w:rPr>
          <w:fldChar w:fldCharType="separate"/>
        </w:r>
        <w:r>
          <w:rPr>
            <w:webHidden/>
          </w:rPr>
          <w:t>3</w:t>
        </w:r>
        <w:r>
          <w:rPr>
            <w:webHidden/>
          </w:rPr>
          <w:fldChar w:fldCharType="end"/>
        </w:r>
      </w:hyperlink>
    </w:p>
    <w:p w14:paraId="18D7FE02" w14:textId="7B0C0A77"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24" w:history="1">
        <w:r w:rsidRPr="00DD4204">
          <w:rPr>
            <w:rStyle w:val="Hyperlink"/>
            <w:lang w:val="en-US"/>
          </w:rPr>
          <w:t>2.2</w:t>
        </w:r>
        <w:r>
          <w:rPr>
            <w:rFonts w:asciiTheme="minorHAnsi" w:eastAsiaTheme="minorEastAsia" w:hAnsiTheme="minorHAnsi" w:cstheme="minorBidi"/>
            <w:kern w:val="2"/>
            <w:sz w:val="24"/>
            <w:lang w:eastAsia="de-DE"/>
            <w14:ligatures w14:val="standardContextual"/>
          </w:rPr>
          <w:tab/>
        </w:r>
        <w:r w:rsidRPr="00DD4204">
          <w:rPr>
            <w:rStyle w:val="Hyperlink"/>
            <w:lang w:val="en-US"/>
          </w:rPr>
          <w:t>Out of scope</w:t>
        </w:r>
        <w:r>
          <w:rPr>
            <w:webHidden/>
          </w:rPr>
          <w:tab/>
        </w:r>
        <w:r>
          <w:rPr>
            <w:webHidden/>
          </w:rPr>
          <w:fldChar w:fldCharType="begin"/>
        </w:r>
        <w:r>
          <w:rPr>
            <w:webHidden/>
          </w:rPr>
          <w:instrText xml:space="preserve"> PAGEREF _Toc212727424 \h </w:instrText>
        </w:r>
        <w:r>
          <w:rPr>
            <w:webHidden/>
          </w:rPr>
        </w:r>
        <w:r>
          <w:rPr>
            <w:webHidden/>
          </w:rPr>
          <w:fldChar w:fldCharType="separate"/>
        </w:r>
        <w:r>
          <w:rPr>
            <w:webHidden/>
          </w:rPr>
          <w:t>3</w:t>
        </w:r>
        <w:r>
          <w:rPr>
            <w:webHidden/>
          </w:rPr>
          <w:fldChar w:fldCharType="end"/>
        </w:r>
      </w:hyperlink>
    </w:p>
    <w:p w14:paraId="313858C9" w14:textId="7F76E70D"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25" w:history="1">
        <w:r w:rsidRPr="00DD4204">
          <w:rPr>
            <w:rStyle w:val="Hyperlink"/>
            <w:lang w:val="en-US"/>
          </w:rPr>
          <w:t>2.3</w:t>
        </w:r>
        <w:r>
          <w:rPr>
            <w:rFonts w:asciiTheme="minorHAnsi" w:eastAsiaTheme="minorEastAsia" w:hAnsiTheme="minorHAnsi" w:cstheme="minorBidi"/>
            <w:kern w:val="2"/>
            <w:sz w:val="24"/>
            <w:lang w:eastAsia="de-DE"/>
            <w14:ligatures w14:val="standardContextual"/>
          </w:rPr>
          <w:tab/>
        </w:r>
        <w:r w:rsidRPr="00DD4204">
          <w:rPr>
            <w:rStyle w:val="Hyperlink"/>
            <w:lang w:val="en-US"/>
          </w:rPr>
          <w:t>Definition of terms</w:t>
        </w:r>
        <w:r>
          <w:rPr>
            <w:webHidden/>
          </w:rPr>
          <w:tab/>
        </w:r>
        <w:r>
          <w:rPr>
            <w:webHidden/>
          </w:rPr>
          <w:fldChar w:fldCharType="begin"/>
        </w:r>
        <w:r>
          <w:rPr>
            <w:webHidden/>
          </w:rPr>
          <w:instrText xml:space="preserve"> PAGEREF _Toc212727425 \h </w:instrText>
        </w:r>
        <w:r>
          <w:rPr>
            <w:webHidden/>
          </w:rPr>
        </w:r>
        <w:r>
          <w:rPr>
            <w:webHidden/>
          </w:rPr>
          <w:fldChar w:fldCharType="separate"/>
        </w:r>
        <w:r>
          <w:rPr>
            <w:webHidden/>
          </w:rPr>
          <w:t>3</w:t>
        </w:r>
        <w:r>
          <w:rPr>
            <w:webHidden/>
          </w:rPr>
          <w:fldChar w:fldCharType="end"/>
        </w:r>
      </w:hyperlink>
    </w:p>
    <w:p w14:paraId="59B2EA7D" w14:textId="5A9F1F3B" w:rsidR="00BB72D0" w:rsidRDefault="00BB72D0">
      <w:pPr>
        <w:pStyle w:val="Verzeichnis1"/>
        <w:rPr>
          <w:rFonts w:asciiTheme="minorHAnsi" w:eastAsiaTheme="minorEastAsia" w:hAnsiTheme="minorHAnsi" w:cstheme="minorBidi"/>
          <w:b w:val="0"/>
          <w:kern w:val="2"/>
          <w:sz w:val="24"/>
          <w:lang w:eastAsia="de-DE"/>
          <w14:ligatures w14:val="standardContextual"/>
        </w:rPr>
      </w:pPr>
      <w:hyperlink w:anchor="_Toc212727426" w:history="1">
        <w:r w:rsidRPr="00DD4204">
          <w:rPr>
            <w:rStyle w:val="Hyperlink"/>
            <w:lang w:val="en-US"/>
          </w:rPr>
          <w:t>3</w:t>
        </w:r>
        <w:r>
          <w:rPr>
            <w:rFonts w:asciiTheme="minorHAnsi" w:eastAsiaTheme="minorEastAsia" w:hAnsiTheme="minorHAnsi" w:cstheme="minorBidi"/>
            <w:b w:val="0"/>
            <w:kern w:val="2"/>
            <w:sz w:val="24"/>
            <w:lang w:eastAsia="de-DE"/>
            <w14:ligatures w14:val="standardContextual"/>
          </w:rPr>
          <w:tab/>
        </w:r>
        <w:r w:rsidRPr="00DD4204">
          <w:rPr>
            <w:rStyle w:val="Hyperlink"/>
            <w:lang w:val="en-US"/>
          </w:rPr>
          <w:t>Implementation details</w:t>
        </w:r>
        <w:r>
          <w:rPr>
            <w:webHidden/>
          </w:rPr>
          <w:tab/>
        </w:r>
        <w:r>
          <w:rPr>
            <w:webHidden/>
          </w:rPr>
          <w:fldChar w:fldCharType="begin"/>
        </w:r>
        <w:r>
          <w:rPr>
            <w:webHidden/>
          </w:rPr>
          <w:instrText xml:space="preserve"> PAGEREF _Toc212727426 \h </w:instrText>
        </w:r>
        <w:r>
          <w:rPr>
            <w:webHidden/>
          </w:rPr>
        </w:r>
        <w:r>
          <w:rPr>
            <w:webHidden/>
          </w:rPr>
          <w:fldChar w:fldCharType="separate"/>
        </w:r>
        <w:r>
          <w:rPr>
            <w:webHidden/>
          </w:rPr>
          <w:t>4</w:t>
        </w:r>
        <w:r>
          <w:rPr>
            <w:webHidden/>
          </w:rPr>
          <w:fldChar w:fldCharType="end"/>
        </w:r>
      </w:hyperlink>
    </w:p>
    <w:p w14:paraId="3FDAA496" w14:textId="6BC91655"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27" w:history="1">
        <w:r w:rsidRPr="00DD4204">
          <w:rPr>
            <w:rStyle w:val="Hyperlink"/>
            <w:lang w:val="en-US"/>
          </w:rPr>
          <w:t>3.1</w:t>
        </w:r>
        <w:r>
          <w:rPr>
            <w:rFonts w:asciiTheme="minorHAnsi" w:eastAsiaTheme="minorEastAsia" w:hAnsiTheme="minorHAnsi" w:cstheme="minorBidi"/>
            <w:kern w:val="2"/>
            <w:sz w:val="24"/>
            <w:lang w:eastAsia="de-DE"/>
            <w14:ligatures w14:val="standardContextual"/>
          </w:rPr>
          <w:tab/>
        </w:r>
        <w:r w:rsidRPr="00DD4204">
          <w:rPr>
            <w:rStyle w:val="Hyperlink"/>
            <w:lang w:val="en-US"/>
          </w:rPr>
          <w:t>Database</w:t>
        </w:r>
        <w:r>
          <w:rPr>
            <w:webHidden/>
          </w:rPr>
          <w:tab/>
        </w:r>
        <w:r>
          <w:rPr>
            <w:webHidden/>
          </w:rPr>
          <w:fldChar w:fldCharType="begin"/>
        </w:r>
        <w:r>
          <w:rPr>
            <w:webHidden/>
          </w:rPr>
          <w:instrText xml:space="preserve"> PAGEREF _Toc212727427 \h </w:instrText>
        </w:r>
        <w:r>
          <w:rPr>
            <w:webHidden/>
          </w:rPr>
        </w:r>
        <w:r>
          <w:rPr>
            <w:webHidden/>
          </w:rPr>
          <w:fldChar w:fldCharType="separate"/>
        </w:r>
        <w:r>
          <w:rPr>
            <w:webHidden/>
          </w:rPr>
          <w:t>4</w:t>
        </w:r>
        <w:r>
          <w:rPr>
            <w:webHidden/>
          </w:rPr>
          <w:fldChar w:fldCharType="end"/>
        </w:r>
      </w:hyperlink>
    </w:p>
    <w:p w14:paraId="41E8ECE7" w14:textId="43B7DBE6"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28" w:history="1">
        <w:r w:rsidRPr="00DD4204">
          <w:rPr>
            <w:rStyle w:val="Hyperlink"/>
            <w:lang w:val="en-US"/>
          </w:rPr>
          <w:t>3.2</w:t>
        </w:r>
        <w:r>
          <w:rPr>
            <w:rFonts w:asciiTheme="minorHAnsi" w:eastAsiaTheme="minorEastAsia" w:hAnsiTheme="minorHAnsi" w:cstheme="minorBidi"/>
            <w:kern w:val="2"/>
            <w:sz w:val="24"/>
            <w:lang w:eastAsia="de-DE"/>
            <w14:ligatures w14:val="standardContextual"/>
          </w:rPr>
          <w:tab/>
        </w:r>
        <w:r w:rsidRPr="00DD4204">
          <w:rPr>
            <w:rStyle w:val="Hyperlink"/>
            <w:lang w:val="en-US"/>
          </w:rPr>
          <w:t>GUI</w:t>
        </w:r>
        <w:r>
          <w:rPr>
            <w:webHidden/>
          </w:rPr>
          <w:tab/>
        </w:r>
        <w:r>
          <w:rPr>
            <w:webHidden/>
          </w:rPr>
          <w:fldChar w:fldCharType="begin"/>
        </w:r>
        <w:r>
          <w:rPr>
            <w:webHidden/>
          </w:rPr>
          <w:instrText xml:space="preserve"> PAGEREF _Toc212727428 \h </w:instrText>
        </w:r>
        <w:r>
          <w:rPr>
            <w:webHidden/>
          </w:rPr>
        </w:r>
        <w:r>
          <w:rPr>
            <w:webHidden/>
          </w:rPr>
          <w:fldChar w:fldCharType="separate"/>
        </w:r>
        <w:r>
          <w:rPr>
            <w:webHidden/>
          </w:rPr>
          <w:t>4</w:t>
        </w:r>
        <w:r>
          <w:rPr>
            <w:webHidden/>
          </w:rPr>
          <w:fldChar w:fldCharType="end"/>
        </w:r>
      </w:hyperlink>
    </w:p>
    <w:p w14:paraId="1FD52EAA" w14:textId="4DF1F926"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29" w:history="1">
        <w:r w:rsidRPr="00DD4204">
          <w:rPr>
            <w:rStyle w:val="Hyperlink"/>
            <w:lang w:val="en-US"/>
          </w:rPr>
          <w:t>3.3</w:t>
        </w:r>
        <w:r>
          <w:rPr>
            <w:rFonts w:asciiTheme="minorHAnsi" w:eastAsiaTheme="minorEastAsia" w:hAnsiTheme="minorHAnsi" w:cstheme="minorBidi"/>
            <w:kern w:val="2"/>
            <w:sz w:val="24"/>
            <w:lang w:eastAsia="de-DE"/>
            <w14:ligatures w14:val="standardContextual"/>
          </w:rPr>
          <w:tab/>
        </w:r>
        <w:r w:rsidRPr="00DD4204">
          <w:rPr>
            <w:rStyle w:val="Hyperlink"/>
            <w:lang w:val="en-US"/>
          </w:rPr>
          <w:t>Backend</w:t>
        </w:r>
        <w:r>
          <w:rPr>
            <w:webHidden/>
          </w:rPr>
          <w:tab/>
        </w:r>
        <w:r>
          <w:rPr>
            <w:webHidden/>
          </w:rPr>
          <w:fldChar w:fldCharType="begin"/>
        </w:r>
        <w:r>
          <w:rPr>
            <w:webHidden/>
          </w:rPr>
          <w:instrText xml:space="preserve"> PAGEREF _Toc212727429 \h </w:instrText>
        </w:r>
        <w:r>
          <w:rPr>
            <w:webHidden/>
          </w:rPr>
        </w:r>
        <w:r>
          <w:rPr>
            <w:webHidden/>
          </w:rPr>
          <w:fldChar w:fldCharType="separate"/>
        </w:r>
        <w:r>
          <w:rPr>
            <w:webHidden/>
          </w:rPr>
          <w:t>4</w:t>
        </w:r>
        <w:r>
          <w:rPr>
            <w:webHidden/>
          </w:rPr>
          <w:fldChar w:fldCharType="end"/>
        </w:r>
      </w:hyperlink>
    </w:p>
    <w:p w14:paraId="506BF3F1" w14:textId="5021CDF1"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30" w:history="1">
        <w:r w:rsidRPr="00DD4204">
          <w:rPr>
            <w:rStyle w:val="Hyperlink"/>
            <w:noProof/>
            <w:lang w:val="en-US"/>
          </w:rPr>
          <w:t>3.3.1</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General</w:t>
        </w:r>
        <w:r>
          <w:rPr>
            <w:noProof/>
            <w:webHidden/>
          </w:rPr>
          <w:tab/>
        </w:r>
        <w:r>
          <w:rPr>
            <w:noProof/>
            <w:webHidden/>
          </w:rPr>
          <w:fldChar w:fldCharType="begin"/>
        </w:r>
        <w:r>
          <w:rPr>
            <w:noProof/>
            <w:webHidden/>
          </w:rPr>
          <w:instrText xml:space="preserve"> PAGEREF _Toc212727430 \h </w:instrText>
        </w:r>
        <w:r>
          <w:rPr>
            <w:noProof/>
            <w:webHidden/>
          </w:rPr>
        </w:r>
        <w:r>
          <w:rPr>
            <w:noProof/>
            <w:webHidden/>
          </w:rPr>
          <w:fldChar w:fldCharType="separate"/>
        </w:r>
        <w:r>
          <w:rPr>
            <w:noProof/>
            <w:webHidden/>
          </w:rPr>
          <w:t>4</w:t>
        </w:r>
        <w:r>
          <w:rPr>
            <w:noProof/>
            <w:webHidden/>
          </w:rPr>
          <w:fldChar w:fldCharType="end"/>
        </w:r>
      </w:hyperlink>
    </w:p>
    <w:p w14:paraId="587A49A1" w14:textId="11FF832D"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31" w:history="1">
        <w:r w:rsidRPr="00DD4204">
          <w:rPr>
            <w:rStyle w:val="Hyperlink"/>
            <w:noProof/>
            <w:lang w:val="en-US"/>
          </w:rPr>
          <w:t>3.3.2</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Processing Server</w:t>
        </w:r>
        <w:r>
          <w:rPr>
            <w:noProof/>
            <w:webHidden/>
          </w:rPr>
          <w:tab/>
        </w:r>
        <w:r>
          <w:rPr>
            <w:noProof/>
            <w:webHidden/>
          </w:rPr>
          <w:fldChar w:fldCharType="begin"/>
        </w:r>
        <w:r>
          <w:rPr>
            <w:noProof/>
            <w:webHidden/>
          </w:rPr>
          <w:instrText xml:space="preserve"> PAGEREF _Toc212727431 \h </w:instrText>
        </w:r>
        <w:r>
          <w:rPr>
            <w:noProof/>
            <w:webHidden/>
          </w:rPr>
        </w:r>
        <w:r>
          <w:rPr>
            <w:noProof/>
            <w:webHidden/>
          </w:rPr>
          <w:fldChar w:fldCharType="separate"/>
        </w:r>
        <w:r>
          <w:rPr>
            <w:noProof/>
            <w:webHidden/>
          </w:rPr>
          <w:t>4</w:t>
        </w:r>
        <w:r>
          <w:rPr>
            <w:noProof/>
            <w:webHidden/>
          </w:rPr>
          <w:fldChar w:fldCharType="end"/>
        </w:r>
      </w:hyperlink>
    </w:p>
    <w:p w14:paraId="66678099" w14:textId="57FB0571"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32" w:history="1">
        <w:r w:rsidRPr="00DD4204">
          <w:rPr>
            <w:rStyle w:val="Hyperlink"/>
            <w:noProof/>
            <w:lang w:val="en-US"/>
          </w:rPr>
          <w:t>3.3.3</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Central Processing Services</w:t>
        </w:r>
        <w:r>
          <w:rPr>
            <w:noProof/>
            <w:webHidden/>
          </w:rPr>
          <w:tab/>
        </w:r>
        <w:r>
          <w:rPr>
            <w:noProof/>
            <w:webHidden/>
          </w:rPr>
          <w:fldChar w:fldCharType="begin"/>
        </w:r>
        <w:r>
          <w:rPr>
            <w:noProof/>
            <w:webHidden/>
          </w:rPr>
          <w:instrText xml:space="preserve"> PAGEREF _Toc212727432 \h </w:instrText>
        </w:r>
        <w:r>
          <w:rPr>
            <w:noProof/>
            <w:webHidden/>
          </w:rPr>
        </w:r>
        <w:r>
          <w:rPr>
            <w:noProof/>
            <w:webHidden/>
          </w:rPr>
          <w:fldChar w:fldCharType="separate"/>
        </w:r>
        <w:r>
          <w:rPr>
            <w:noProof/>
            <w:webHidden/>
          </w:rPr>
          <w:t>4</w:t>
        </w:r>
        <w:r>
          <w:rPr>
            <w:noProof/>
            <w:webHidden/>
          </w:rPr>
          <w:fldChar w:fldCharType="end"/>
        </w:r>
      </w:hyperlink>
    </w:p>
    <w:p w14:paraId="2BBD68FE" w14:textId="0438FD54"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33" w:history="1">
        <w:r w:rsidRPr="00DD4204">
          <w:rPr>
            <w:rStyle w:val="Hyperlink"/>
            <w:noProof/>
            <w:lang w:val="en-US"/>
          </w:rPr>
          <w:t>3.3.4</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AppServer</w:t>
        </w:r>
        <w:r>
          <w:rPr>
            <w:noProof/>
            <w:webHidden/>
          </w:rPr>
          <w:tab/>
        </w:r>
        <w:r>
          <w:rPr>
            <w:noProof/>
            <w:webHidden/>
          </w:rPr>
          <w:fldChar w:fldCharType="begin"/>
        </w:r>
        <w:r>
          <w:rPr>
            <w:noProof/>
            <w:webHidden/>
          </w:rPr>
          <w:instrText xml:space="preserve"> PAGEREF _Toc212727433 \h </w:instrText>
        </w:r>
        <w:r>
          <w:rPr>
            <w:noProof/>
            <w:webHidden/>
          </w:rPr>
        </w:r>
        <w:r>
          <w:rPr>
            <w:noProof/>
            <w:webHidden/>
          </w:rPr>
          <w:fldChar w:fldCharType="separate"/>
        </w:r>
        <w:r>
          <w:rPr>
            <w:noProof/>
            <w:webHidden/>
          </w:rPr>
          <w:t>4</w:t>
        </w:r>
        <w:r>
          <w:rPr>
            <w:noProof/>
            <w:webHidden/>
          </w:rPr>
          <w:fldChar w:fldCharType="end"/>
        </w:r>
      </w:hyperlink>
    </w:p>
    <w:p w14:paraId="1C7191F9" w14:textId="5C133CAF"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34" w:history="1">
        <w:r w:rsidRPr="00DD4204">
          <w:rPr>
            <w:rStyle w:val="Hyperlink"/>
            <w:lang w:val="en-US"/>
          </w:rPr>
          <w:t>3.4</w:t>
        </w:r>
        <w:r>
          <w:rPr>
            <w:rFonts w:asciiTheme="minorHAnsi" w:eastAsiaTheme="minorEastAsia" w:hAnsiTheme="minorHAnsi" w:cstheme="minorBidi"/>
            <w:kern w:val="2"/>
            <w:sz w:val="24"/>
            <w:lang w:eastAsia="de-DE"/>
            <w14:ligatures w14:val="standardContextual"/>
          </w:rPr>
          <w:tab/>
        </w:r>
        <w:r w:rsidRPr="00DD4204">
          <w:rPr>
            <w:rStyle w:val="Hyperlink"/>
            <w:lang w:val="en-US"/>
          </w:rPr>
          <w:t>Utilities</w:t>
        </w:r>
        <w:r>
          <w:rPr>
            <w:webHidden/>
          </w:rPr>
          <w:tab/>
        </w:r>
        <w:r>
          <w:rPr>
            <w:webHidden/>
          </w:rPr>
          <w:fldChar w:fldCharType="begin"/>
        </w:r>
        <w:r>
          <w:rPr>
            <w:webHidden/>
          </w:rPr>
          <w:instrText xml:space="preserve"> PAGEREF _Toc212727434 \h </w:instrText>
        </w:r>
        <w:r>
          <w:rPr>
            <w:webHidden/>
          </w:rPr>
        </w:r>
        <w:r>
          <w:rPr>
            <w:webHidden/>
          </w:rPr>
          <w:fldChar w:fldCharType="separate"/>
        </w:r>
        <w:r>
          <w:rPr>
            <w:webHidden/>
          </w:rPr>
          <w:t>4</w:t>
        </w:r>
        <w:r>
          <w:rPr>
            <w:webHidden/>
          </w:rPr>
          <w:fldChar w:fldCharType="end"/>
        </w:r>
      </w:hyperlink>
    </w:p>
    <w:p w14:paraId="4BF9ABB0" w14:textId="0952A27E"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35" w:history="1">
        <w:r w:rsidRPr="00DD4204">
          <w:rPr>
            <w:rStyle w:val="Hyperlink"/>
            <w:noProof/>
            <w:lang w:val="en-US"/>
          </w:rPr>
          <w:t>3.4.1</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Export/Import</w:t>
        </w:r>
        <w:r>
          <w:rPr>
            <w:noProof/>
            <w:webHidden/>
          </w:rPr>
          <w:tab/>
        </w:r>
        <w:r>
          <w:rPr>
            <w:noProof/>
            <w:webHidden/>
          </w:rPr>
          <w:fldChar w:fldCharType="begin"/>
        </w:r>
        <w:r>
          <w:rPr>
            <w:noProof/>
            <w:webHidden/>
          </w:rPr>
          <w:instrText xml:space="preserve"> PAGEREF _Toc212727435 \h </w:instrText>
        </w:r>
        <w:r>
          <w:rPr>
            <w:noProof/>
            <w:webHidden/>
          </w:rPr>
        </w:r>
        <w:r>
          <w:rPr>
            <w:noProof/>
            <w:webHidden/>
          </w:rPr>
          <w:fldChar w:fldCharType="separate"/>
        </w:r>
        <w:r>
          <w:rPr>
            <w:noProof/>
            <w:webHidden/>
          </w:rPr>
          <w:t>4</w:t>
        </w:r>
        <w:r>
          <w:rPr>
            <w:noProof/>
            <w:webHidden/>
          </w:rPr>
          <w:fldChar w:fldCharType="end"/>
        </w:r>
      </w:hyperlink>
    </w:p>
    <w:p w14:paraId="443C5B8D" w14:textId="5603891D"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36" w:history="1">
        <w:r w:rsidRPr="00DD4204">
          <w:rPr>
            <w:rStyle w:val="Hyperlink"/>
            <w:noProof/>
            <w:lang w:val="en-US"/>
          </w:rPr>
          <w:t>3.4.2</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Accounting</w:t>
        </w:r>
        <w:r>
          <w:rPr>
            <w:noProof/>
            <w:webHidden/>
          </w:rPr>
          <w:tab/>
        </w:r>
        <w:r>
          <w:rPr>
            <w:noProof/>
            <w:webHidden/>
          </w:rPr>
          <w:fldChar w:fldCharType="begin"/>
        </w:r>
        <w:r>
          <w:rPr>
            <w:noProof/>
            <w:webHidden/>
          </w:rPr>
          <w:instrText xml:space="preserve"> PAGEREF _Toc212727436 \h </w:instrText>
        </w:r>
        <w:r>
          <w:rPr>
            <w:noProof/>
            <w:webHidden/>
          </w:rPr>
        </w:r>
        <w:r>
          <w:rPr>
            <w:noProof/>
            <w:webHidden/>
          </w:rPr>
          <w:fldChar w:fldCharType="separate"/>
        </w:r>
        <w:r>
          <w:rPr>
            <w:noProof/>
            <w:webHidden/>
          </w:rPr>
          <w:t>4</w:t>
        </w:r>
        <w:r>
          <w:rPr>
            <w:noProof/>
            <w:webHidden/>
          </w:rPr>
          <w:fldChar w:fldCharType="end"/>
        </w:r>
      </w:hyperlink>
    </w:p>
    <w:p w14:paraId="5A90F72E" w14:textId="5961732B"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37" w:history="1">
        <w:r w:rsidRPr="00DD4204">
          <w:rPr>
            <w:rStyle w:val="Hyperlink"/>
            <w:noProof/>
            <w:lang w:val="en-US"/>
          </w:rPr>
          <w:t>3.4.3</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Reorg</w:t>
        </w:r>
        <w:r>
          <w:rPr>
            <w:noProof/>
            <w:webHidden/>
          </w:rPr>
          <w:tab/>
        </w:r>
        <w:r>
          <w:rPr>
            <w:noProof/>
            <w:webHidden/>
          </w:rPr>
          <w:fldChar w:fldCharType="begin"/>
        </w:r>
        <w:r>
          <w:rPr>
            <w:noProof/>
            <w:webHidden/>
          </w:rPr>
          <w:instrText xml:space="preserve"> PAGEREF _Toc212727437 \h </w:instrText>
        </w:r>
        <w:r>
          <w:rPr>
            <w:noProof/>
            <w:webHidden/>
          </w:rPr>
        </w:r>
        <w:r>
          <w:rPr>
            <w:noProof/>
            <w:webHidden/>
          </w:rPr>
          <w:fldChar w:fldCharType="separate"/>
        </w:r>
        <w:r>
          <w:rPr>
            <w:noProof/>
            <w:webHidden/>
          </w:rPr>
          <w:t>4</w:t>
        </w:r>
        <w:r>
          <w:rPr>
            <w:noProof/>
            <w:webHidden/>
          </w:rPr>
          <w:fldChar w:fldCharType="end"/>
        </w:r>
      </w:hyperlink>
    </w:p>
    <w:p w14:paraId="06677A14" w14:textId="3AA74ACC"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38" w:history="1">
        <w:r w:rsidRPr="00DD4204">
          <w:rPr>
            <w:rStyle w:val="Hyperlink"/>
            <w:lang w:val="en-US"/>
          </w:rPr>
          <w:t>3.5</w:t>
        </w:r>
        <w:r>
          <w:rPr>
            <w:rFonts w:asciiTheme="minorHAnsi" w:eastAsiaTheme="minorEastAsia" w:hAnsiTheme="minorHAnsi" w:cstheme="minorBidi"/>
            <w:kern w:val="2"/>
            <w:sz w:val="24"/>
            <w:lang w:eastAsia="de-DE"/>
            <w14:ligatures w14:val="standardContextual"/>
          </w:rPr>
          <w:tab/>
        </w:r>
        <w:r w:rsidRPr="00DD4204">
          <w:rPr>
            <w:rStyle w:val="Hyperlink"/>
            <w:lang w:val="en-US"/>
          </w:rPr>
          <w:t>PSL</w:t>
        </w:r>
        <w:r>
          <w:rPr>
            <w:webHidden/>
          </w:rPr>
          <w:tab/>
        </w:r>
        <w:r>
          <w:rPr>
            <w:webHidden/>
          </w:rPr>
          <w:fldChar w:fldCharType="begin"/>
        </w:r>
        <w:r>
          <w:rPr>
            <w:webHidden/>
          </w:rPr>
          <w:instrText xml:space="preserve"> PAGEREF _Toc212727438 \h </w:instrText>
        </w:r>
        <w:r>
          <w:rPr>
            <w:webHidden/>
          </w:rPr>
        </w:r>
        <w:r>
          <w:rPr>
            <w:webHidden/>
          </w:rPr>
          <w:fldChar w:fldCharType="separate"/>
        </w:r>
        <w:r>
          <w:rPr>
            <w:webHidden/>
          </w:rPr>
          <w:t>4</w:t>
        </w:r>
        <w:r>
          <w:rPr>
            <w:webHidden/>
          </w:rPr>
          <w:fldChar w:fldCharType="end"/>
        </w:r>
      </w:hyperlink>
    </w:p>
    <w:p w14:paraId="4AC306FD" w14:textId="31FF2780"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39" w:history="1">
        <w:r w:rsidRPr="00DD4204">
          <w:rPr>
            <w:rStyle w:val="Hyperlink"/>
            <w:lang w:val="en-US"/>
          </w:rPr>
          <w:t>3.6</w:t>
        </w:r>
        <w:r>
          <w:rPr>
            <w:rFonts w:asciiTheme="minorHAnsi" w:eastAsiaTheme="minorEastAsia" w:hAnsiTheme="minorHAnsi" w:cstheme="minorBidi"/>
            <w:kern w:val="2"/>
            <w:sz w:val="24"/>
            <w:lang w:eastAsia="de-DE"/>
            <w14:ligatures w14:val="standardContextual"/>
          </w:rPr>
          <w:tab/>
        </w:r>
        <w:r w:rsidRPr="00DD4204">
          <w:rPr>
            <w:rStyle w:val="Hyperlink"/>
            <w:lang w:val="en-US"/>
          </w:rPr>
          <w:t>Streamworks REST API</w:t>
        </w:r>
        <w:r>
          <w:rPr>
            <w:webHidden/>
          </w:rPr>
          <w:tab/>
        </w:r>
        <w:r>
          <w:rPr>
            <w:webHidden/>
          </w:rPr>
          <w:fldChar w:fldCharType="begin"/>
        </w:r>
        <w:r>
          <w:rPr>
            <w:webHidden/>
          </w:rPr>
          <w:instrText xml:space="preserve"> PAGEREF _Toc212727439 \h </w:instrText>
        </w:r>
        <w:r>
          <w:rPr>
            <w:webHidden/>
          </w:rPr>
        </w:r>
        <w:r>
          <w:rPr>
            <w:webHidden/>
          </w:rPr>
          <w:fldChar w:fldCharType="separate"/>
        </w:r>
        <w:r>
          <w:rPr>
            <w:webHidden/>
          </w:rPr>
          <w:t>5</w:t>
        </w:r>
        <w:r>
          <w:rPr>
            <w:webHidden/>
          </w:rPr>
          <w:fldChar w:fldCharType="end"/>
        </w:r>
      </w:hyperlink>
    </w:p>
    <w:p w14:paraId="36EFFAD1" w14:textId="6FFF2E6E"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40" w:history="1">
        <w:r w:rsidRPr="00DD4204">
          <w:rPr>
            <w:rStyle w:val="Hyperlink"/>
            <w:noProof/>
            <w:lang w:val="en-US"/>
          </w:rPr>
          <w:t>3.6.1</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New or modified methods</w:t>
        </w:r>
        <w:r>
          <w:rPr>
            <w:noProof/>
            <w:webHidden/>
          </w:rPr>
          <w:tab/>
        </w:r>
        <w:r>
          <w:rPr>
            <w:noProof/>
            <w:webHidden/>
          </w:rPr>
          <w:fldChar w:fldCharType="begin"/>
        </w:r>
        <w:r>
          <w:rPr>
            <w:noProof/>
            <w:webHidden/>
          </w:rPr>
          <w:instrText xml:space="preserve"> PAGEREF _Toc212727440 \h </w:instrText>
        </w:r>
        <w:r>
          <w:rPr>
            <w:noProof/>
            <w:webHidden/>
          </w:rPr>
        </w:r>
        <w:r>
          <w:rPr>
            <w:noProof/>
            <w:webHidden/>
          </w:rPr>
          <w:fldChar w:fldCharType="separate"/>
        </w:r>
        <w:r>
          <w:rPr>
            <w:noProof/>
            <w:webHidden/>
          </w:rPr>
          <w:t>9</w:t>
        </w:r>
        <w:r>
          <w:rPr>
            <w:noProof/>
            <w:webHidden/>
          </w:rPr>
          <w:fldChar w:fldCharType="end"/>
        </w:r>
      </w:hyperlink>
    </w:p>
    <w:p w14:paraId="2F75F4C6" w14:textId="7C00C150"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41" w:history="1">
        <w:r w:rsidRPr="00DD4204">
          <w:rPr>
            <w:rStyle w:val="Hyperlink"/>
            <w:noProof/>
            <w:lang w:val="en-US"/>
          </w:rPr>
          <w:t>3.6.2</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Default return codes</w:t>
        </w:r>
        <w:r>
          <w:rPr>
            <w:noProof/>
            <w:webHidden/>
          </w:rPr>
          <w:tab/>
        </w:r>
        <w:r>
          <w:rPr>
            <w:noProof/>
            <w:webHidden/>
          </w:rPr>
          <w:fldChar w:fldCharType="begin"/>
        </w:r>
        <w:r>
          <w:rPr>
            <w:noProof/>
            <w:webHidden/>
          </w:rPr>
          <w:instrText xml:space="preserve"> PAGEREF _Toc212727441 \h </w:instrText>
        </w:r>
        <w:r>
          <w:rPr>
            <w:noProof/>
            <w:webHidden/>
          </w:rPr>
        </w:r>
        <w:r>
          <w:rPr>
            <w:noProof/>
            <w:webHidden/>
          </w:rPr>
          <w:fldChar w:fldCharType="separate"/>
        </w:r>
        <w:r>
          <w:rPr>
            <w:noProof/>
            <w:webHidden/>
          </w:rPr>
          <w:t>10</w:t>
        </w:r>
        <w:r>
          <w:rPr>
            <w:noProof/>
            <w:webHidden/>
          </w:rPr>
          <w:fldChar w:fldCharType="end"/>
        </w:r>
      </w:hyperlink>
    </w:p>
    <w:p w14:paraId="5B3C2965" w14:textId="0F9A3963"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42" w:history="1">
        <w:r w:rsidRPr="00DD4204">
          <w:rPr>
            <w:rStyle w:val="Hyperlink"/>
            <w:noProof/>
            <w:lang w:val="en-US"/>
          </w:rPr>
          <w:t>3.6.3</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List of possible agent deletion errors</w:t>
        </w:r>
        <w:r>
          <w:rPr>
            <w:noProof/>
            <w:webHidden/>
          </w:rPr>
          <w:tab/>
        </w:r>
        <w:r>
          <w:rPr>
            <w:noProof/>
            <w:webHidden/>
          </w:rPr>
          <w:fldChar w:fldCharType="begin"/>
        </w:r>
        <w:r>
          <w:rPr>
            <w:noProof/>
            <w:webHidden/>
          </w:rPr>
          <w:instrText xml:space="preserve"> PAGEREF _Toc212727442 \h </w:instrText>
        </w:r>
        <w:r>
          <w:rPr>
            <w:noProof/>
            <w:webHidden/>
          </w:rPr>
        </w:r>
        <w:r>
          <w:rPr>
            <w:noProof/>
            <w:webHidden/>
          </w:rPr>
          <w:fldChar w:fldCharType="separate"/>
        </w:r>
        <w:r>
          <w:rPr>
            <w:noProof/>
            <w:webHidden/>
          </w:rPr>
          <w:t>11</w:t>
        </w:r>
        <w:r>
          <w:rPr>
            <w:noProof/>
            <w:webHidden/>
          </w:rPr>
          <w:fldChar w:fldCharType="end"/>
        </w:r>
      </w:hyperlink>
    </w:p>
    <w:p w14:paraId="2E0CDCE3" w14:textId="2D6F68EC" w:rsidR="00BB72D0" w:rsidRDefault="00BB72D0">
      <w:pPr>
        <w:pStyle w:val="Verzeichnis3"/>
        <w:rPr>
          <w:rFonts w:asciiTheme="minorHAnsi" w:eastAsiaTheme="minorEastAsia" w:hAnsiTheme="minorHAnsi" w:cstheme="minorBidi"/>
          <w:noProof/>
          <w:kern w:val="2"/>
          <w:sz w:val="24"/>
          <w:szCs w:val="24"/>
          <w:lang w:eastAsia="de-DE"/>
          <w14:ligatures w14:val="standardContextual"/>
        </w:rPr>
      </w:pPr>
      <w:hyperlink w:anchor="_Toc212727443" w:history="1">
        <w:r w:rsidRPr="00DD4204">
          <w:rPr>
            <w:rStyle w:val="Hyperlink"/>
            <w:noProof/>
            <w:lang w:val="en-US"/>
          </w:rPr>
          <w:t>3.6.4</w:t>
        </w:r>
        <w:r>
          <w:rPr>
            <w:rFonts w:asciiTheme="minorHAnsi" w:eastAsiaTheme="minorEastAsia" w:hAnsiTheme="minorHAnsi" w:cstheme="minorBidi"/>
            <w:noProof/>
            <w:kern w:val="2"/>
            <w:sz w:val="24"/>
            <w:szCs w:val="24"/>
            <w:lang w:eastAsia="de-DE"/>
            <w14:ligatures w14:val="standardContextual"/>
          </w:rPr>
          <w:tab/>
        </w:r>
        <w:r w:rsidRPr="00DD4204">
          <w:rPr>
            <w:rStyle w:val="Hyperlink"/>
            <w:noProof/>
            <w:lang w:val="en-US"/>
          </w:rPr>
          <w:t>System Configuration Values</w:t>
        </w:r>
        <w:r>
          <w:rPr>
            <w:noProof/>
            <w:webHidden/>
          </w:rPr>
          <w:tab/>
        </w:r>
        <w:r>
          <w:rPr>
            <w:noProof/>
            <w:webHidden/>
          </w:rPr>
          <w:fldChar w:fldCharType="begin"/>
        </w:r>
        <w:r>
          <w:rPr>
            <w:noProof/>
            <w:webHidden/>
          </w:rPr>
          <w:instrText xml:space="preserve"> PAGEREF _Toc212727443 \h </w:instrText>
        </w:r>
        <w:r>
          <w:rPr>
            <w:noProof/>
            <w:webHidden/>
          </w:rPr>
        </w:r>
        <w:r>
          <w:rPr>
            <w:noProof/>
            <w:webHidden/>
          </w:rPr>
          <w:fldChar w:fldCharType="separate"/>
        </w:r>
        <w:r>
          <w:rPr>
            <w:noProof/>
            <w:webHidden/>
          </w:rPr>
          <w:t>12</w:t>
        </w:r>
        <w:r>
          <w:rPr>
            <w:noProof/>
            <w:webHidden/>
          </w:rPr>
          <w:fldChar w:fldCharType="end"/>
        </w:r>
      </w:hyperlink>
    </w:p>
    <w:p w14:paraId="3E82B819" w14:textId="2700685D"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44" w:history="1">
        <w:r w:rsidRPr="00DD4204">
          <w:rPr>
            <w:rStyle w:val="Hyperlink"/>
            <w:lang w:val="en-US"/>
          </w:rPr>
          <w:t>3.7</w:t>
        </w:r>
        <w:r>
          <w:rPr>
            <w:rFonts w:asciiTheme="minorHAnsi" w:eastAsiaTheme="minorEastAsia" w:hAnsiTheme="minorHAnsi" w:cstheme="minorBidi"/>
            <w:kern w:val="2"/>
            <w:sz w:val="24"/>
            <w:lang w:eastAsia="de-DE"/>
            <w14:ligatures w14:val="standardContextual"/>
          </w:rPr>
          <w:tab/>
        </w:r>
        <w:r w:rsidRPr="00DD4204">
          <w:rPr>
            <w:rStyle w:val="Hyperlink"/>
            <w:lang w:val="en-US"/>
          </w:rPr>
          <w:t>CLI</w:t>
        </w:r>
        <w:r>
          <w:rPr>
            <w:webHidden/>
          </w:rPr>
          <w:tab/>
        </w:r>
        <w:r>
          <w:rPr>
            <w:webHidden/>
          </w:rPr>
          <w:fldChar w:fldCharType="begin"/>
        </w:r>
        <w:r>
          <w:rPr>
            <w:webHidden/>
          </w:rPr>
          <w:instrText xml:space="preserve"> PAGEREF _Toc212727444 \h </w:instrText>
        </w:r>
        <w:r>
          <w:rPr>
            <w:webHidden/>
          </w:rPr>
        </w:r>
        <w:r>
          <w:rPr>
            <w:webHidden/>
          </w:rPr>
          <w:fldChar w:fldCharType="separate"/>
        </w:r>
        <w:r>
          <w:rPr>
            <w:webHidden/>
          </w:rPr>
          <w:t>12</w:t>
        </w:r>
        <w:r>
          <w:rPr>
            <w:webHidden/>
          </w:rPr>
          <w:fldChar w:fldCharType="end"/>
        </w:r>
      </w:hyperlink>
    </w:p>
    <w:p w14:paraId="37DD636F" w14:textId="6D2C4E35"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45" w:history="1">
        <w:r w:rsidRPr="00DD4204">
          <w:rPr>
            <w:rStyle w:val="Hyperlink"/>
            <w:lang w:val="en-US"/>
          </w:rPr>
          <w:t>3.8</w:t>
        </w:r>
        <w:r>
          <w:rPr>
            <w:rFonts w:asciiTheme="minorHAnsi" w:eastAsiaTheme="minorEastAsia" w:hAnsiTheme="minorHAnsi" w:cstheme="minorBidi"/>
            <w:kern w:val="2"/>
            <w:sz w:val="24"/>
            <w:lang w:eastAsia="de-DE"/>
            <w14:ligatures w14:val="standardContextual"/>
          </w:rPr>
          <w:tab/>
        </w:r>
        <w:r w:rsidRPr="00DD4204">
          <w:rPr>
            <w:rStyle w:val="Hyperlink"/>
            <w:lang w:val="en-US"/>
          </w:rPr>
          <w:t>Setup</w:t>
        </w:r>
        <w:r>
          <w:rPr>
            <w:webHidden/>
          </w:rPr>
          <w:tab/>
        </w:r>
        <w:r>
          <w:rPr>
            <w:webHidden/>
          </w:rPr>
          <w:fldChar w:fldCharType="begin"/>
        </w:r>
        <w:r>
          <w:rPr>
            <w:webHidden/>
          </w:rPr>
          <w:instrText xml:space="preserve"> PAGEREF _Toc212727445 \h </w:instrText>
        </w:r>
        <w:r>
          <w:rPr>
            <w:webHidden/>
          </w:rPr>
        </w:r>
        <w:r>
          <w:rPr>
            <w:webHidden/>
          </w:rPr>
          <w:fldChar w:fldCharType="separate"/>
        </w:r>
        <w:r>
          <w:rPr>
            <w:webHidden/>
          </w:rPr>
          <w:t>12</w:t>
        </w:r>
        <w:r>
          <w:rPr>
            <w:webHidden/>
          </w:rPr>
          <w:fldChar w:fldCharType="end"/>
        </w:r>
      </w:hyperlink>
    </w:p>
    <w:p w14:paraId="433C76AF" w14:textId="2927AFFC" w:rsidR="00BB72D0" w:rsidRDefault="00BB72D0">
      <w:pPr>
        <w:pStyle w:val="Verzeichnis1"/>
        <w:rPr>
          <w:rFonts w:asciiTheme="minorHAnsi" w:eastAsiaTheme="minorEastAsia" w:hAnsiTheme="minorHAnsi" w:cstheme="minorBidi"/>
          <w:b w:val="0"/>
          <w:kern w:val="2"/>
          <w:sz w:val="24"/>
          <w:lang w:eastAsia="de-DE"/>
          <w14:ligatures w14:val="standardContextual"/>
        </w:rPr>
      </w:pPr>
      <w:hyperlink w:anchor="_Toc212727446" w:history="1">
        <w:r w:rsidRPr="00DD4204">
          <w:rPr>
            <w:rStyle w:val="Hyperlink"/>
            <w:lang w:val="en-US"/>
          </w:rPr>
          <w:t>4</w:t>
        </w:r>
        <w:r>
          <w:rPr>
            <w:rFonts w:asciiTheme="minorHAnsi" w:eastAsiaTheme="minorEastAsia" w:hAnsiTheme="minorHAnsi" w:cstheme="minorBidi"/>
            <w:b w:val="0"/>
            <w:kern w:val="2"/>
            <w:sz w:val="24"/>
            <w:lang w:eastAsia="de-DE"/>
            <w14:ligatures w14:val="standardContextual"/>
          </w:rPr>
          <w:tab/>
        </w:r>
        <w:r w:rsidRPr="00DD4204">
          <w:rPr>
            <w:rStyle w:val="Hyperlink"/>
            <w:lang w:val="en-US"/>
          </w:rPr>
          <w:t>Tests</w:t>
        </w:r>
        <w:r>
          <w:rPr>
            <w:webHidden/>
          </w:rPr>
          <w:tab/>
        </w:r>
        <w:r>
          <w:rPr>
            <w:webHidden/>
          </w:rPr>
          <w:fldChar w:fldCharType="begin"/>
        </w:r>
        <w:r>
          <w:rPr>
            <w:webHidden/>
          </w:rPr>
          <w:instrText xml:space="preserve"> PAGEREF _Toc212727446 \h </w:instrText>
        </w:r>
        <w:r>
          <w:rPr>
            <w:webHidden/>
          </w:rPr>
        </w:r>
        <w:r>
          <w:rPr>
            <w:webHidden/>
          </w:rPr>
          <w:fldChar w:fldCharType="separate"/>
        </w:r>
        <w:r>
          <w:rPr>
            <w:webHidden/>
          </w:rPr>
          <w:t>13</w:t>
        </w:r>
        <w:r>
          <w:rPr>
            <w:webHidden/>
          </w:rPr>
          <w:fldChar w:fldCharType="end"/>
        </w:r>
      </w:hyperlink>
    </w:p>
    <w:p w14:paraId="01A1FDDB" w14:textId="2A8A55C5"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47" w:history="1">
        <w:r w:rsidRPr="00DD4204">
          <w:rPr>
            <w:rStyle w:val="Hyperlink"/>
            <w:lang w:val="en-US"/>
          </w:rPr>
          <w:t>4.1</w:t>
        </w:r>
        <w:r>
          <w:rPr>
            <w:rFonts w:asciiTheme="minorHAnsi" w:eastAsiaTheme="minorEastAsia" w:hAnsiTheme="minorHAnsi" w:cstheme="minorBidi"/>
            <w:kern w:val="2"/>
            <w:sz w:val="24"/>
            <w:lang w:eastAsia="de-DE"/>
            <w14:ligatures w14:val="standardContextual"/>
          </w:rPr>
          <w:tab/>
        </w:r>
        <w:r w:rsidRPr="00DD4204">
          <w:rPr>
            <w:rStyle w:val="Hyperlink"/>
            <w:lang w:val="en-US"/>
          </w:rPr>
          <w:t>Checklist</w:t>
        </w:r>
        <w:r>
          <w:rPr>
            <w:webHidden/>
          </w:rPr>
          <w:tab/>
        </w:r>
        <w:r>
          <w:rPr>
            <w:webHidden/>
          </w:rPr>
          <w:fldChar w:fldCharType="begin"/>
        </w:r>
        <w:r>
          <w:rPr>
            <w:webHidden/>
          </w:rPr>
          <w:instrText xml:space="preserve"> PAGEREF _Toc212727447 \h </w:instrText>
        </w:r>
        <w:r>
          <w:rPr>
            <w:webHidden/>
          </w:rPr>
        </w:r>
        <w:r>
          <w:rPr>
            <w:webHidden/>
          </w:rPr>
          <w:fldChar w:fldCharType="separate"/>
        </w:r>
        <w:r>
          <w:rPr>
            <w:webHidden/>
          </w:rPr>
          <w:t>13</w:t>
        </w:r>
        <w:r>
          <w:rPr>
            <w:webHidden/>
          </w:rPr>
          <w:fldChar w:fldCharType="end"/>
        </w:r>
      </w:hyperlink>
    </w:p>
    <w:p w14:paraId="3E946BB6" w14:textId="36156629" w:rsidR="00BB72D0" w:rsidRDefault="00BB72D0">
      <w:pPr>
        <w:pStyle w:val="Verzeichnis2"/>
        <w:rPr>
          <w:rFonts w:asciiTheme="minorHAnsi" w:eastAsiaTheme="minorEastAsia" w:hAnsiTheme="minorHAnsi" w:cstheme="minorBidi"/>
          <w:kern w:val="2"/>
          <w:sz w:val="24"/>
          <w:lang w:eastAsia="de-DE"/>
          <w14:ligatures w14:val="standardContextual"/>
        </w:rPr>
      </w:pPr>
      <w:hyperlink w:anchor="_Toc212727448" w:history="1">
        <w:r w:rsidRPr="00DD4204">
          <w:rPr>
            <w:rStyle w:val="Hyperlink"/>
            <w:lang w:val="en-US"/>
          </w:rPr>
          <w:t>4.2</w:t>
        </w:r>
        <w:r>
          <w:rPr>
            <w:rFonts w:asciiTheme="minorHAnsi" w:eastAsiaTheme="minorEastAsia" w:hAnsiTheme="minorHAnsi" w:cstheme="minorBidi"/>
            <w:kern w:val="2"/>
            <w:sz w:val="24"/>
            <w:lang w:eastAsia="de-DE"/>
            <w14:ligatures w14:val="standardContextual"/>
          </w:rPr>
          <w:tab/>
        </w:r>
        <w:r w:rsidRPr="00DD4204">
          <w:rPr>
            <w:rStyle w:val="Hyperlink"/>
            <w:lang w:val="en-US"/>
          </w:rPr>
          <w:t>Developer- and system integration (SIT) tests</w:t>
        </w:r>
        <w:r>
          <w:rPr>
            <w:webHidden/>
          </w:rPr>
          <w:tab/>
        </w:r>
        <w:r>
          <w:rPr>
            <w:webHidden/>
          </w:rPr>
          <w:fldChar w:fldCharType="begin"/>
        </w:r>
        <w:r>
          <w:rPr>
            <w:webHidden/>
          </w:rPr>
          <w:instrText xml:space="preserve"> PAGEREF _Toc212727448 \h </w:instrText>
        </w:r>
        <w:r>
          <w:rPr>
            <w:webHidden/>
          </w:rPr>
        </w:r>
        <w:r>
          <w:rPr>
            <w:webHidden/>
          </w:rPr>
          <w:fldChar w:fldCharType="separate"/>
        </w:r>
        <w:r>
          <w:rPr>
            <w:webHidden/>
          </w:rPr>
          <w:t>13</w:t>
        </w:r>
        <w:r>
          <w:rPr>
            <w:webHidden/>
          </w:rPr>
          <w:fldChar w:fldCharType="end"/>
        </w:r>
      </w:hyperlink>
    </w:p>
    <w:p w14:paraId="5EF504F3" w14:textId="1F5FDFA9" w:rsidR="00BB72D0" w:rsidRDefault="00BB72D0">
      <w:pPr>
        <w:pStyle w:val="Verzeichnis1"/>
        <w:rPr>
          <w:rFonts w:asciiTheme="minorHAnsi" w:eastAsiaTheme="minorEastAsia" w:hAnsiTheme="minorHAnsi" w:cstheme="minorBidi"/>
          <w:b w:val="0"/>
          <w:kern w:val="2"/>
          <w:sz w:val="24"/>
          <w:lang w:eastAsia="de-DE"/>
          <w14:ligatures w14:val="standardContextual"/>
        </w:rPr>
      </w:pPr>
      <w:hyperlink w:anchor="_Toc212727449" w:history="1">
        <w:r w:rsidRPr="00DD4204">
          <w:rPr>
            <w:rStyle w:val="Hyperlink"/>
            <w:lang w:val="en-US"/>
          </w:rPr>
          <w:t>5</w:t>
        </w:r>
        <w:r>
          <w:rPr>
            <w:rFonts w:asciiTheme="minorHAnsi" w:eastAsiaTheme="minorEastAsia" w:hAnsiTheme="minorHAnsi" w:cstheme="minorBidi"/>
            <w:b w:val="0"/>
            <w:kern w:val="2"/>
            <w:sz w:val="24"/>
            <w:lang w:eastAsia="de-DE"/>
            <w14:ligatures w14:val="standardContextual"/>
          </w:rPr>
          <w:tab/>
        </w:r>
        <w:r w:rsidRPr="00DD4204">
          <w:rPr>
            <w:rStyle w:val="Hyperlink"/>
            <w:lang w:val="en-US"/>
          </w:rPr>
          <w:t>Open questions and problems</w:t>
        </w:r>
        <w:r>
          <w:rPr>
            <w:webHidden/>
          </w:rPr>
          <w:tab/>
        </w:r>
        <w:r>
          <w:rPr>
            <w:webHidden/>
          </w:rPr>
          <w:fldChar w:fldCharType="begin"/>
        </w:r>
        <w:r>
          <w:rPr>
            <w:webHidden/>
          </w:rPr>
          <w:instrText xml:space="preserve"> PAGEREF _Toc212727449 \h </w:instrText>
        </w:r>
        <w:r>
          <w:rPr>
            <w:webHidden/>
          </w:rPr>
        </w:r>
        <w:r>
          <w:rPr>
            <w:webHidden/>
          </w:rPr>
          <w:fldChar w:fldCharType="separate"/>
        </w:r>
        <w:r>
          <w:rPr>
            <w:webHidden/>
          </w:rPr>
          <w:t>14</w:t>
        </w:r>
        <w:r>
          <w:rPr>
            <w:webHidden/>
          </w:rPr>
          <w:fldChar w:fldCharType="end"/>
        </w:r>
      </w:hyperlink>
    </w:p>
    <w:p w14:paraId="78CBCFCA" w14:textId="6BED5217" w:rsidR="00BB72D0" w:rsidRDefault="00BB72D0">
      <w:pPr>
        <w:pStyle w:val="Verzeichnis1"/>
        <w:rPr>
          <w:rFonts w:asciiTheme="minorHAnsi" w:eastAsiaTheme="minorEastAsia" w:hAnsiTheme="minorHAnsi" w:cstheme="minorBidi"/>
          <w:b w:val="0"/>
          <w:kern w:val="2"/>
          <w:sz w:val="24"/>
          <w:lang w:eastAsia="de-DE"/>
          <w14:ligatures w14:val="standardContextual"/>
        </w:rPr>
      </w:pPr>
      <w:hyperlink w:anchor="_Toc212727450" w:history="1">
        <w:r w:rsidRPr="00DD4204">
          <w:rPr>
            <w:rStyle w:val="Hyperlink"/>
            <w:lang w:val="en-US"/>
          </w:rPr>
          <w:t>6</w:t>
        </w:r>
        <w:r>
          <w:rPr>
            <w:rFonts w:asciiTheme="minorHAnsi" w:eastAsiaTheme="minorEastAsia" w:hAnsiTheme="minorHAnsi" w:cstheme="minorBidi"/>
            <w:b w:val="0"/>
            <w:kern w:val="2"/>
            <w:sz w:val="24"/>
            <w:lang w:eastAsia="de-DE"/>
            <w14:ligatures w14:val="standardContextual"/>
          </w:rPr>
          <w:tab/>
        </w:r>
        <w:r w:rsidRPr="00DD4204">
          <w:rPr>
            <w:rStyle w:val="Hyperlink"/>
            <w:lang w:val="en-US"/>
          </w:rPr>
          <w:t>Checklist for modifications</w:t>
        </w:r>
        <w:r>
          <w:rPr>
            <w:webHidden/>
          </w:rPr>
          <w:tab/>
        </w:r>
        <w:r>
          <w:rPr>
            <w:webHidden/>
          </w:rPr>
          <w:fldChar w:fldCharType="begin"/>
        </w:r>
        <w:r>
          <w:rPr>
            <w:webHidden/>
          </w:rPr>
          <w:instrText xml:space="preserve"> PAGEREF _Toc212727450 \h </w:instrText>
        </w:r>
        <w:r>
          <w:rPr>
            <w:webHidden/>
          </w:rPr>
        </w:r>
        <w:r>
          <w:rPr>
            <w:webHidden/>
          </w:rPr>
          <w:fldChar w:fldCharType="separate"/>
        </w:r>
        <w:r>
          <w:rPr>
            <w:webHidden/>
          </w:rPr>
          <w:t>15</w:t>
        </w:r>
        <w:r>
          <w:rPr>
            <w:webHidden/>
          </w:rPr>
          <w:fldChar w:fldCharType="end"/>
        </w:r>
      </w:hyperlink>
    </w:p>
    <w:p w14:paraId="3DEF7FB4" w14:textId="7EC7EFA5" w:rsidR="00BB72D0" w:rsidRDefault="00BB72D0">
      <w:pPr>
        <w:pStyle w:val="Verzeichnis1"/>
        <w:rPr>
          <w:rFonts w:asciiTheme="minorHAnsi" w:eastAsiaTheme="minorEastAsia" w:hAnsiTheme="minorHAnsi" w:cstheme="minorBidi"/>
          <w:b w:val="0"/>
          <w:kern w:val="2"/>
          <w:sz w:val="24"/>
          <w:lang w:eastAsia="de-DE"/>
          <w14:ligatures w14:val="standardContextual"/>
        </w:rPr>
      </w:pPr>
      <w:hyperlink w:anchor="_Toc212727451" w:history="1">
        <w:r w:rsidRPr="00DD4204">
          <w:rPr>
            <w:rStyle w:val="Hyperlink"/>
            <w:lang w:val="en-US"/>
          </w:rPr>
          <w:t>7</w:t>
        </w:r>
        <w:r>
          <w:rPr>
            <w:rFonts w:asciiTheme="minorHAnsi" w:eastAsiaTheme="minorEastAsia" w:hAnsiTheme="minorHAnsi" w:cstheme="minorBidi"/>
            <w:b w:val="0"/>
            <w:kern w:val="2"/>
            <w:sz w:val="24"/>
            <w:lang w:eastAsia="de-DE"/>
            <w14:ligatures w14:val="standardContextual"/>
          </w:rPr>
          <w:tab/>
        </w:r>
        <w:r w:rsidRPr="00DD4204">
          <w:rPr>
            <w:rStyle w:val="Hyperlink"/>
            <w:lang w:val="en-US"/>
          </w:rPr>
          <w:t>Work package planning</w:t>
        </w:r>
        <w:r>
          <w:rPr>
            <w:webHidden/>
          </w:rPr>
          <w:tab/>
        </w:r>
        <w:r>
          <w:rPr>
            <w:webHidden/>
          </w:rPr>
          <w:fldChar w:fldCharType="begin"/>
        </w:r>
        <w:r>
          <w:rPr>
            <w:webHidden/>
          </w:rPr>
          <w:instrText xml:space="preserve"> PAGEREF _Toc212727451 \h </w:instrText>
        </w:r>
        <w:r>
          <w:rPr>
            <w:webHidden/>
          </w:rPr>
        </w:r>
        <w:r>
          <w:rPr>
            <w:webHidden/>
          </w:rPr>
          <w:fldChar w:fldCharType="separate"/>
        </w:r>
        <w:r>
          <w:rPr>
            <w:webHidden/>
          </w:rPr>
          <w:t>16</w:t>
        </w:r>
        <w:r>
          <w:rPr>
            <w:webHidden/>
          </w:rPr>
          <w:fldChar w:fldCharType="end"/>
        </w:r>
      </w:hyperlink>
    </w:p>
    <w:p w14:paraId="1F980A5B" w14:textId="2802F808" w:rsidR="00F13EBA" w:rsidRPr="00856470" w:rsidRDefault="00D161D2" w:rsidP="006F37D0">
      <w:pPr>
        <w:rPr>
          <w:rFonts w:eastAsiaTheme="majorEastAsia"/>
          <w:lang w:val="en-US"/>
        </w:rPr>
      </w:pPr>
      <w:r w:rsidRPr="00856470">
        <w:rPr>
          <w:lang w:val="en-US"/>
        </w:rPr>
        <w:fldChar w:fldCharType="end"/>
      </w:r>
    </w:p>
    <w:bookmarkEnd w:id="1"/>
    <w:p w14:paraId="1F980A67" w14:textId="3EAC3CE1" w:rsidR="00927490" w:rsidRPr="00856470" w:rsidRDefault="00927490" w:rsidP="00931C4E">
      <w:pPr>
        <w:rPr>
          <w:lang w:val="en-US"/>
        </w:rPr>
      </w:pPr>
    </w:p>
    <w:p w14:paraId="1F980A68" w14:textId="77777777" w:rsidR="00781E03" w:rsidRPr="00856470" w:rsidRDefault="00781E03" w:rsidP="00931C4E">
      <w:pPr>
        <w:rPr>
          <w:lang w:val="en-US"/>
        </w:rPr>
        <w:sectPr w:rsidR="00781E03" w:rsidRPr="00856470" w:rsidSect="00927490">
          <w:headerReference w:type="default" r:id="rId15"/>
          <w:footerReference w:type="default" r:id="rId16"/>
          <w:pgSz w:w="11907" w:h="16840" w:code="9"/>
          <w:pgMar w:top="1418" w:right="1418" w:bottom="1134" w:left="1418" w:header="284" w:footer="720" w:gutter="0"/>
          <w:pgNumType w:start="1"/>
          <w:cols w:space="720"/>
          <w:docGrid w:linePitch="299"/>
        </w:sectPr>
      </w:pPr>
    </w:p>
    <w:p w14:paraId="669B8BB0" w14:textId="4FFFEAE6" w:rsidR="0062473D" w:rsidRPr="00856470" w:rsidRDefault="0062473D" w:rsidP="0062473D">
      <w:pPr>
        <w:pStyle w:val="berschrift1"/>
        <w:rPr>
          <w:lang w:val="en-US"/>
        </w:rPr>
      </w:pPr>
      <w:bookmarkStart w:id="2" w:name="_Ref333914180"/>
      <w:bookmarkStart w:id="3" w:name="_Toc341959100"/>
      <w:bookmarkStart w:id="4" w:name="_Toc414978530"/>
      <w:bookmarkStart w:id="5" w:name="_Toc212727419"/>
      <w:r w:rsidRPr="00856470">
        <w:rPr>
          <w:lang w:val="en-US"/>
        </w:rPr>
        <w:lastRenderedPageBreak/>
        <w:t>Do</w:t>
      </w:r>
      <w:r w:rsidR="00856470" w:rsidRPr="00856470">
        <w:rPr>
          <w:lang w:val="en-US"/>
        </w:rPr>
        <w:t>c</w:t>
      </w:r>
      <w:r w:rsidRPr="00856470">
        <w:rPr>
          <w:lang w:val="en-US"/>
        </w:rPr>
        <w:t>ument</w:t>
      </w:r>
      <w:bookmarkEnd w:id="2"/>
      <w:bookmarkEnd w:id="3"/>
      <w:bookmarkEnd w:id="4"/>
      <w:bookmarkEnd w:id="5"/>
    </w:p>
    <w:p w14:paraId="784AD7B8" w14:textId="0DFD87D7" w:rsidR="0062473D" w:rsidRPr="00856470" w:rsidRDefault="0062473D" w:rsidP="0062473D">
      <w:pPr>
        <w:pStyle w:val="berschrift2"/>
        <w:numPr>
          <w:ilvl w:val="1"/>
          <w:numId w:val="0"/>
        </w:numPr>
        <w:rPr>
          <w:lang w:val="en-US"/>
        </w:rPr>
      </w:pPr>
      <w:bookmarkStart w:id="6" w:name="_Toc323132725"/>
      <w:bookmarkStart w:id="7" w:name="_Toc341959101"/>
      <w:bookmarkStart w:id="8" w:name="_Toc414978531"/>
      <w:bookmarkStart w:id="9" w:name="_Toc212727420"/>
      <w:bookmarkStart w:id="10" w:name="_Toc323132726"/>
      <w:r w:rsidRPr="00856470">
        <w:rPr>
          <w:lang w:val="en-US"/>
        </w:rPr>
        <w:t>Do</w:t>
      </w:r>
      <w:r w:rsidR="00856470" w:rsidRPr="00856470">
        <w:rPr>
          <w:lang w:val="en-US"/>
        </w:rPr>
        <w:t>c</w:t>
      </w:r>
      <w:r w:rsidRPr="00856470">
        <w:rPr>
          <w:lang w:val="en-US"/>
        </w:rPr>
        <w:t>ument</w:t>
      </w:r>
      <w:r w:rsidR="00856470" w:rsidRPr="00856470">
        <w:rPr>
          <w:lang w:val="en-US"/>
        </w:rPr>
        <w:t xml:space="preserve"> </w:t>
      </w:r>
      <w:r w:rsidRPr="00856470">
        <w:rPr>
          <w:lang w:val="en-US"/>
        </w:rPr>
        <w:t>information</w:t>
      </w:r>
      <w:bookmarkEnd w:id="6"/>
      <w:bookmarkEnd w:id="7"/>
      <w:bookmarkEnd w:id="8"/>
      <w:bookmarkEnd w:id="9"/>
    </w:p>
    <w:tbl>
      <w:tblPr>
        <w:tblStyle w:val="aSysTabelleKopfzeileblau"/>
        <w:tblW w:w="9072" w:type="dxa"/>
        <w:tblLook w:val="04A0" w:firstRow="1" w:lastRow="0" w:firstColumn="1" w:lastColumn="0" w:noHBand="0" w:noVBand="1"/>
      </w:tblPr>
      <w:tblGrid>
        <w:gridCol w:w="3560"/>
        <w:gridCol w:w="5512"/>
      </w:tblGrid>
      <w:tr w:rsidR="0062473D" w:rsidRPr="00856470" w14:paraId="0223931B" w14:textId="77777777" w:rsidTr="00813C6F">
        <w:trPr>
          <w:cnfStyle w:val="100000000000" w:firstRow="1" w:lastRow="0" w:firstColumn="0" w:lastColumn="0" w:oddVBand="0" w:evenVBand="0" w:oddHBand="0" w:evenHBand="0" w:firstRowFirstColumn="0" w:firstRowLastColumn="0" w:lastRowFirstColumn="0" w:lastRowLastColumn="0"/>
          <w:tblHeader/>
        </w:trPr>
        <w:tc>
          <w:tcPr>
            <w:tcW w:w="1962" w:type="pct"/>
          </w:tcPr>
          <w:p w14:paraId="6A42A68D" w14:textId="77777777" w:rsidR="0062473D" w:rsidRPr="00856470" w:rsidRDefault="0062473D" w:rsidP="00813C6F">
            <w:pPr>
              <w:pStyle w:val="TabelleStandardlinks"/>
              <w:rPr>
                <w:lang w:val="en-US"/>
              </w:rPr>
            </w:pPr>
            <w:r w:rsidRPr="00856470">
              <w:rPr>
                <w:lang w:val="en-US"/>
              </w:rPr>
              <w:t>Eigenschaft</w:t>
            </w:r>
          </w:p>
        </w:tc>
        <w:tc>
          <w:tcPr>
            <w:tcW w:w="3038" w:type="pct"/>
          </w:tcPr>
          <w:p w14:paraId="19FC610B" w14:textId="77777777" w:rsidR="0062473D" w:rsidRPr="00856470" w:rsidRDefault="0062473D" w:rsidP="00813C6F">
            <w:pPr>
              <w:pStyle w:val="TabelleStandardlinks"/>
              <w:rPr>
                <w:lang w:val="en-US"/>
              </w:rPr>
            </w:pPr>
            <w:r w:rsidRPr="00856470">
              <w:rPr>
                <w:lang w:val="en-US"/>
              </w:rPr>
              <w:t>Wert</w:t>
            </w:r>
          </w:p>
        </w:tc>
      </w:tr>
      <w:tr w:rsidR="0062473D" w:rsidRPr="00856470" w14:paraId="4BBEB1D7" w14:textId="77777777" w:rsidTr="00813C6F">
        <w:trPr>
          <w:cnfStyle w:val="000000100000" w:firstRow="0" w:lastRow="0" w:firstColumn="0" w:lastColumn="0" w:oddVBand="0" w:evenVBand="0" w:oddHBand="1" w:evenHBand="0" w:firstRowFirstColumn="0" w:firstRowLastColumn="0" w:lastRowFirstColumn="0" w:lastRowLastColumn="0"/>
        </w:trPr>
        <w:tc>
          <w:tcPr>
            <w:tcW w:w="1962" w:type="pct"/>
          </w:tcPr>
          <w:p w14:paraId="29CF1773" w14:textId="7EE45E25" w:rsidR="0062473D" w:rsidRPr="00856470" w:rsidRDefault="00856470" w:rsidP="00813C6F">
            <w:pPr>
              <w:pStyle w:val="TabelleStandardlinks"/>
              <w:rPr>
                <w:lang w:val="en-US"/>
              </w:rPr>
            </w:pPr>
            <w:r w:rsidRPr="00856470">
              <w:rPr>
                <w:lang w:val="en-US"/>
              </w:rPr>
              <w:t>Created</w:t>
            </w:r>
            <w:r w:rsidR="0062473D" w:rsidRPr="00856470">
              <w:rPr>
                <w:lang w:val="en-US"/>
              </w:rPr>
              <w:t xml:space="preserve"> a</w:t>
            </w:r>
            <w:r w:rsidRPr="00856470">
              <w:rPr>
                <w:lang w:val="en-US"/>
              </w:rPr>
              <w:t>t</w:t>
            </w:r>
          </w:p>
        </w:tc>
        <w:tc>
          <w:tcPr>
            <w:tcW w:w="3038" w:type="pct"/>
          </w:tcPr>
          <w:p w14:paraId="08C369CE" w14:textId="4271AB76" w:rsidR="0062473D" w:rsidRPr="00856470" w:rsidRDefault="0062473D" w:rsidP="00813C6F">
            <w:pPr>
              <w:pStyle w:val="TabelleStandardlinks"/>
              <w:rPr>
                <w:lang w:val="en-US"/>
              </w:rPr>
            </w:pPr>
            <w:r w:rsidRPr="00856470">
              <w:rPr>
                <w:lang w:val="en-US"/>
              </w:rPr>
              <w:fldChar w:fldCharType="begin"/>
            </w:r>
            <w:r w:rsidRPr="00856470">
              <w:rPr>
                <w:lang w:val="en-US"/>
              </w:rPr>
              <w:instrText xml:space="preserve"> CREATEDATE  \@ "dddd, d. MMMM yyyy HH:mm:ss"  \* MERGEFORMAT </w:instrText>
            </w:r>
            <w:r w:rsidRPr="00856470">
              <w:rPr>
                <w:lang w:val="en-US"/>
              </w:rPr>
              <w:fldChar w:fldCharType="separate"/>
            </w:r>
            <w:r w:rsidR="009744DB">
              <w:rPr>
                <w:noProof/>
                <w:lang w:val="en-US"/>
              </w:rPr>
              <w:t>Tuesday, 4. March 2025 13:55:00</w:t>
            </w:r>
            <w:r w:rsidRPr="00856470">
              <w:rPr>
                <w:lang w:val="en-US"/>
              </w:rPr>
              <w:fldChar w:fldCharType="end"/>
            </w:r>
          </w:p>
        </w:tc>
      </w:tr>
      <w:tr w:rsidR="0062473D" w:rsidRPr="00856470" w14:paraId="364A715D" w14:textId="77777777" w:rsidTr="00813C6F">
        <w:trPr>
          <w:cnfStyle w:val="000000010000" w:firstRow="0" w:lastRow="0" w:firstColumn="0" w:lastColumn="0" w:oddVBand="0" w:evenVBand="0" w:oddHBand="0" w:evenHBand="1" w:firstRowFirstColumn="0" w:firstRowLastColumn="0" w:lastRowFirstColumn="0" w:lastRowLastColumn="0"/>
        </w:trPr>
        <w:tc>
          <w:tcPr>
            <w:tcW w:w="1962" w:type="pct"/>
          </w:tcPr>
          <w:p w14:paraId="6DB9732C" w14:textId="1F472F7D" w:rsidR="0062473D" w:rsidRPr="00856470" w:rsidRDefault="00856470" w:rsidP="00813C6F">
            <w:pPr>
              <w:pStyle w:val="TabelleStandardlinks"/>
              <w:rPr>
                <w:lang w:val="en-US"/>
              </w:rPr>
            </w:pPr>
            <w:r w:rsidRPr="00856470">
              <w:rPr>
                <w:lang w:val="en-US"/>
              </w:rPr>
              <w:t>Created by</w:t>
            </w:r>
          </w:p>
        </w:tc>
        <w:sdt>
          <w:sdtPr>
            <w:rPr>
              <w:lang w:val="en-US"/>
            </w:rPr>
            <w:alias w:val="Autor"/>
            <w:tag w:val=""/>
            <w:id w:val="-1120914821"/>
            <w:placeholder>
              <w:docPart w:val="1B5F07074BE544078DDA9391FDC4A766"/>
            </w:placeholder>
            <w:dataBinding w:prefixMappings="xmlns:ns0='http://purl.org/dc/elements/1.1/' xmlns:ns1='http://schemas.openxmlformats.org/package/2006/metadata/core-properties' " w:xpath="/ns1:coreProperties[1]/ns0:creator[1]" w:storeItemID="{6C3C8BC8-F283-45AE-878A-BAB7291924A1}"/>
            <w:text/>
          </w:sdtPr>
          <w:sdtEndPr/>
          <w:sdtContent>
            <w:tc>
              <w:tcPr>
                <w:tcW w:w="3038" w:type="pct"/>
              </w:tcPr>
              <w:p w14:paraId="7E8458AA" w14:textId="176ED818" w:rsidR="0062473D" w:rsidRPr="00856470" w:rsidRDefault="00CB2111" w:rsidP="00813C6F">
                <w:pPr>
                  <w:pStyle w:val="TabelleStandardlinks"/>
                  <w:rPr>
                    <w:lang w:val="en-US"/>
                  </w:rPr>
                </w:pPr>
                <w:r w:rsidRPr="0070743A">
                  <w:rPr>
                    <w:lang w:val="en-US"/>
                  </w:rPr>
                  <w:t>niels.wiechmann@bertelsmann.de</w:t>
                </w:r>
              </w:p>
            </w:tc>
          </w:sdtContent>
        </w:sdt>
      </w:tr>
      <w:tr w:rsidR="0062473D" w:rsidRPr="00856470" w14:paraId="584F8DAC" w14:textId="77777777" w:rsidTr="00813C6F">
        <w:trPr>
          <w:cnfStyle w:val="000000100000" w:firstRow="0" w:lastRow="0" w:firstColumn="0" w:lastColumn="0" w:oddVBand="0" w:evenVBand="0" w:oddHBand="1" w:evenHBand="0" w:firstRowFirstColumn="0" w:firstRowLastColumn="0" w:lastRowFirstColumn="0" w:lastRowLastColumn="0"/>
        </w:trPr>
        <w:tc>
          <w:tcPr>
            <w:tcW w:w="1962" w:type="pct"/>
          </w:tcPr>
          <w:p w14:paraId="60EBBD26" w14:textId="03571AAE" w:rsidR="0062473D" w:rsidRPr="00856470" w:rsidRDefault="00856470" w:rsidP="00813C6F">
            <w:pPr>
              <w:pStyle w:val="TabelleStandardlinks"/>
              <w:rPr>
                <w:lang w:val="en-US"/>
              </w:rPr>
            </w:pPr>
            <w:r>
              <w:rPr>
                <w:lang w:val="en-US"/>
              </w:rPr>
              <w:t>Last modified at</w:t>
            </w:r>
          </w:p>
        </w:tc>
        <w:tc>
          <w:tcPr>
            <w:tcW w:w="3038" w:type="pct"/>
          </w:tcPr>
          <w:p w14:paraId="4EC435C4" w14:textId="679FDB36" w:rsidR="0062473D" w:rsidRPr="00856470" w:rsidRDefault="0062473D" w:rsidP="00813C6F">
            <w:pPr>
              <w:pStyle w:val="TabelleStandardlinks"/>
              <w:rPr>
                <w:lang w:val="en-US"/>
              </w:rPr>
            </w:pPr>
            <w:r w:rsidRPr="00856470">
              <w:rPr>
                <w:lang w:val="en-US"/>
              </w:rPr>
              <w:fldChar w:fldCharType="begin"/>
            </w:r>
            <w:r w:rsidRPr="00856470">
              <w:rPr>
                <w:lang w:val="en-US"/>
              </w:rPr>
              <w:instrText xml:space="preserve"> SAVEDATE  \@ "dddd, d. MMMM yyyy HH:mm:ss"  \* MERGEFORMAT </w:instrText>
            </w:r>
            <w:r w:rsidRPr="00856470">
              <w:rPr>
                <w:lang w:val="en-US"/>
              </w:rPr>
              <w:fldChar w:fldCharType="separate"/>
            </w:r>
            <w:r w:rsidR="00E17F1E">
              <w:rPr>
                <w:noProof/>
                <w:lang w:val="en-US"/>
              </w:rPr>
              <w:t>Monday, 8.</w:t>
            </w:r>
            <w:r w:rsidR="00EB6082">
              <w:rPr>
                <w:noProof/>
                <w:lang w:val="en-US"/>
              </w:rPr>
              <w:t xml:space="preserve"> December 2025 </w:t>
            </w:r>
            <w:r w:rsidR="00E17F1E">
              <w:rPr>
                <w:noProof/>
                <w:lang w:val="en-US"/>
              </w:rPr>
              <w:t>15:07</w:t>
            </w:r>
            <w:r w:rsidR="00EB6082">
              <w:rPr>
                <w:noProof/>
                <w:lang w:val="en-US"/>
              </w:rPr>
              <w:t>:00</w:t>
            </w:r>
            <w:r w:rsidRPr="00856470">
              <w:rPr>
                <w:lang w:val="en-US"/>
              </w:rPr>
              <w:fldChar w:fldCharType="end"/>
            </w:r>
          </w:p>
        </w:tc>
      </w:tr>
      <w:tr w:rsidR="0062473D" w:rsidRPr="00002192" w14:paraId="223E4B04" w14:textId="77777777" w:rsidTr="00813C6F">
        <w:trPr>
          <w:cnfStyle w:val="000000010000" w:firstRow="0" w:lastRow="0" w:firstColumn="0" w:lastColumn="0" w:oddVBand="0" w:evenVBand="0" w:oddHBand="0" w:evenHBand="1" w:firstRowFirstColumn="0" w:firstRowLastColumn="0" w:lastRowFirstColumn="0" w:lastRowLastColumn="0"/>
        </w:trPr>
        <w:tc>
          <w:tcPr>
            <w:tcW w:w="1962" w:type="pct"/>
          </w:tcPr>
          <w:p w14:paraId="7EFAE7C8" w14:textId="658ECE79" w:rsidR="0062473D" w:rsidRPr="00856470" w:rsidRDefault="00856470" w:rsidP="00813C6F">
            <w:pPr>
              <w:pStyle w:val="TabelleStandardlinks"/>
              <w:rPr>
                <w:lang w:val="en-US"/>
              </w:rPr>
            </w:pPr>
            <w:r>
              <w:rPr>
                <w:lang w:val="en-US"/>
              </w:rPr>
              <w:t>Last modified by</w:t>
            </w:r>
          </w:p>
        </w:tc>
        <w:tc>
          <w:tcPr>
            <w:tcW w:w="3038" w:type="pct"/>
          </w:tcPr>
          <w:p w14:paraId="7A9ADDDC" w14:textId="6CEFD807" w:rsidR="0062473D" w:rsidRPr="00856470" w:rsidRDefault="0062473D" w:rsidP="00813C6F">
            <w:pPr>
              <w:pStyle w:val="TabelleStandardlinks"/>
              <w:rPr>
                <w:lang w:val="en-US"/>
              </w:rPr>
            </w:pPr>
            <w:r w:rsidRPr="00856470">
              <w:rPr>
                <w:lang w:val="en-US"/>
              </w:rPr>
              <w:fldChar w:fldCharType="begin"/>
            </w:r>
            <w:r w:rsidRPr="00856470">
              <w:rPr>
                <w:lang w:val="en-US"/>
              </w:rPr>
              <w:instrText xml:space="preserve"> LASTSAVEDBY   \* MERGEFORMAT </w:instrText>
            </w:r>
            <w:r w:rsidRPr="00856470">
              <w:rPr>
                <w:lang w:val="en-US"/>
              </w:rPr>
              <w:fldChar w:fldCharType="separate"/>
            </w:r>
            <w:r w:rsidR="00200F25">
              <w:rPr>
                <w:noProof/>
                <w:lang w:val="en-US"/>
              </w:rPr>
              <w:t>Föls, Mathies</w:t>
            </w:r>
            <w:r w:rsidRPr="00856470">
              <w:rPr>
                <w:noProof/>
                <w:lang w:val="en-US"/>
              </w:rPr>
              <w:fldChar w:fldCharType="end"/>
            </w:r>
          </w:p>
        </w:tc>
      </w:tr>
      <w:tr w:rsidR="0062473D" w:rsidRPr="00856470" w14:paraId="734545E1" w14:textId="77777777" w:rsidTr="00813C6F">
        <w:trPr>
          <w:cnfStyle w:val="000000100000" w:firstRow="0" w:lastRow="0" w:firstColumn="0" w:lastColumn="0" w:oddVBand="0" w:evenVBand="0" w:oddHBand="1" w:evenHBand="0" w:firstRowFirstColumn="0" w:firstRowLastColumn="0" w:lastRowFirstColumn="0" w:lastRowLastColumn="0"/>
        </w:trPr>
        <w:tc>
          <w:tcPr>
            <w:tcW w:w="1962" w:type="pct"/>
          </w:tcPr>
          <w:p w14:paraId="4AD0A94D" w14:textId="3FFB1645" w:rsidR="0062473D" w:rsidRPr="00856470" w:rsidRDefault="00856470" w:rsidP="00813C6F">
            <w:pPr>
              <w:pStyle w:val="TabelleStandardlinks"/>
              <w:rPr>
                <w:lang w:val="en-US"/>
              </w:rPr>
            </w:pPr>
            <w:r>
              <w:rPr>
                <w:lang w:val="en-US"/>
              </w:rPr>
              <w:t>Number of savings</w:t>
            </w:r>
          </w:p>
        </w:tc>
        <w:tc>
          <w:tcPr>
            <w:tcW w:w="3038" w:type="pct"/>
          </w:tcPr>
          <w:p w14:paraId="41FBC870" w14:textId="4063CE27" w:rsidR="0062473D" w:rsidRPr="00856470" w:rsidRDefault="0062473D" w:rsidP="00813C6F">
            <w:pPr>
              <w:pStyle w:val="TabelleStandardlinks"/>
              <w:rPr>
                <w:lang w:val="en-US"/>
              </w:rPr>
            </w:pPr>
            <w:r w:rsidRPr="00856470">
              <w:rPr>
                <w:lang w:val="en-US"/>
              </w:rPr>
              <w:fldChar w:fldCharType="begin"/>
            </w:r>
            <w:r w:rsidRPr="00856470">
              <w:rPr>
                <w:lang w:val="en-US"/>
              </w:rPr>
              <w:instrText xml:space="preserve"> INFO  RevNum  \* MERGEFORMAT </w:instrText>
            </w:r>
            <w:r w:rsidRPr="00856470">
              <w:rPr>
                <w:lang w:val="en-US"/>
              </w:rPr>
              <w:fldChar w:fldCharType="separate"/>
            </w:r>
            <w:r w:rsidR="006979BC">
              <w:rPr>
                <w:lang w:val="en-US"/>
              </w:rPr>
              <w:t>70</w:t>
            </w:r>
            <w:r w:rsidRPr="00856470">
              <w:rPr>
                <w:lang w:val="en-US"/>
              </w:rPr>
              <w:fldChar w:fldCharType="end"/>
            </w:r>
          </w:p>
        </w:tc>
      </w:tr>
    </w:tbl>
    <w:p w14:paraId="3E4E4F09" w14:textId="2B093F21" w:rsidR="0062473D" w:rsidRPr="00856470" w:rsidRDefault="00E81C98" w:rsidP="0062473D">
      <w:pPr>
        <w:pStyle w:val="Beschriftung"/>
        <w:rPr>
          <w:lang w:val="en-US"/>
        </w:rPr>
      </w:pPr>
      <w:bookmarkStart w:id="11" w:name="_Toc395265980"/>
      <w:bookmarkStart w:id="12" w:name="_Toc341959102"/>
      <w:r w:rsidRPr="00856470">
        <w:rPr>
          <w:lang w:val="en-US"/>
        </w:rPr>
        <w:t>Table</w:t>
      </w:r>
      <w:r w:rsidR="0062473D" w:rsidRPr="00856470">
        <w:rPr>
          <w:lang w:val="en-US"/>
        </w:rPr>
        <w:t xml:space="preserve"> </w:t>
      </w:r>
      <w:r w:rsidR="0062473D" w:rsidRPr="00856470">
        <w:rPr>
          <w:lang w:val="en-US"/>
        </w:rPr>
        <w:fldChar w:fldCharType="begin"/>
      </w:r>
      <w:r w:rsidR="0062473D" w:rsidRPr="00856470">
        <w:rPr>
          <w:lang w:val="en-US"/>
        </w:rPr>
        <w:instrText xml:space="preserve"> SEQ Tabelle \* ARABIC </w:instrText>
      </w:r>
      <w:r w:rsidR="0062473D" w:rsidRPr="00856470">
        <w:rPr>
          <w:lang w:val="en-US"/>
        </w:rPr>
        <w:fldChar w:fldCharType="separate"/>
      </w:r>
      <w:r w:rsidR="009744DB">
        <w:rPr>
          <w:noProof/>
          <w:lang w:val="en-US"/>
        </w:rPr>
        <w:t>1</w:t>
      </w:r>
      <w:r w:rsidR="0062473D" w:rsidRPr="00856470">
        <w:rPr>
          <w:noProof/>
          <w:lang w:val="en-US"/>
        </w:rPr>
        <w:fldChar w:fldCharType="end"/>
      </w:r>
      <w:r w:rsidR="0062473D" w:rsidRPr="00856470">
        <w:rPr>
          <w:lang w:val="en-US"/>
        </w:rPr>
        <w:t xml:space="preserve"> </w:t>
      </w:r>
      <w:bookmarkEnd w:id="11"/>
      <w:r w:rsidR="00856470">
        <w:rPr>
          <w:lang w:val="en-US"/>
        </w:rPr>
        <w:t>Document information</w:t>
      </w:r>
    </w:p>
    <w:p w14:paraId="5D3AE3C9" w14:textId="4DB9504D" w:rsidR="0062473D" w:rsidRPr="00856470" w:rsidRDefault="0062473D" w:rsidP="0062473D">
      <w:pPr>
        <w:pStyle w:val="berschrift2"/>
        <w:numPr>
          <w:ilvl w:val="1"/>
          <w:numId w:val="0"/>
        </w:numPr>
        <w:rPr>
          <w:lang w:val="en-US"/>
        </w:rPr>
      </w:pPr>
      <w:bookmarkStart w:id="13" w:name="_Toc414978532"/>
      <w:bookmarkStart w:id="14" w:name="_Toc212727421"/>
      <w:r w:rsidRPr="00856470">
        <w:rPr>
          <w:lang w:val="en-US"/>
        </w:rPr>
        <w:t>Do</w:t>
      </w:r>
      <w:r w:rsidR="00D36424">
        <w:rPr>
          <w:lang w:val="en-US"/>
        </w:rPr>
        <w:t>c</w:t>
      </w:r>
      <w:r w:rsidRPr="00856470">
        <w:rPr>
          <w:lang w:val="en-US"/>
        </w:rPr>
        <w:t>ument</w:t>
      </w:r>
      <w:r w:rsidR="00D36424">
        <w:rPr>
          <w:lang w:val="en-US"/>
        </w:rPr>
        <w:t xml:space="preserve"> </w:t>
      </w:r>
      <w:r w:rsidRPr="00856470">
        <w:rPr>
          <w:lang w:val="en-US"/>
        </w:rPr>
        <w:t>histor</w:t>
      </w:r>
      <w:bookmarkEnd w:id="10"/>
      <w:bookmarkEnd w:id="12"/>
      <w:bookmarkEnd w:id="13"/>
      <w:r w:rsidR="00D36424">
        <w:rPr>
          <w:lang w:val="en-US"/>
        </w:rPr>
        <w:t>y</w:t>
      </w:r>
      <w:bookmarkEnd w:id="14"/>
    </w:p>
    <w:tbl>
      <w:tblPr>
        <w:tblStyle w:val="aSysTabelleKopfzeileblau"/>
        <w:tblW w:w="9058" w:type="dxa"/>
        <w:tblLook w:val="0020" w:firstRow="1" w:lastRow="0" w:firstColumn="0" w:lastColumn="0" w:noHBand="0" w:noVBand="0"/>
      </w:tblPr>
      <w:tblGrid>
        <w:gridCol w:w="1245"/>
        <w:gridCol w:w="1746"/>
        <w:gridCol w:w="6067"/>
      </w:tblGrid>
      <w:tr w:rsidR="0062473D" w:rsidRPr="00856470" w14:paraId="14055B1F" w14:textId="77777777" w:rsidTr="00240324">
        <w:trPr>
          <w:cnfStyle w:val="100000000000" w:firstRow="1" w:lastRow="0" w:firstColumn="0" w:lastColumn="0" w:oddVBand="0" w:evenVBand="0" w:oddHBand="0" w:evenHBand="0" w:firstRowFirstColumn="0" w:firstRowLastColumn="0" w:lastRowFirstColumn="0" w:lastRowLastColumn="0"/>
          <w:tblHeader/>
        </w:trPr>
        <w:tc>
          <w:tcPr>
            <w:tcW w:w="687" w:type="pct"/>
          </w:tcPr>
          <w:p w14:paraId="374175DB" w14:textId="2A51DF31" w:rsidR="0062473D" w:rsidRPr="00856470" w:rsidRDefault="00D36424" w:rsidP="00813C6F">
            <w:pPr>
              <w:pStyle w:val="TabelleStandardlinks"/>
              <w:rPr>
                <w:lang w:val="en-US"/>
              </w:rPr>
            </w:pPr>
            <w:r>
              <w:rPr>
                <w:lang w:val="en-US"/>
              </w:rPr>
              <w:t>Date</w:t>
            </w:r>
          </w:p>
        </w:tc>
        <w:tc>
          <w:tcPr>
            <w:tcW w:w="964" w:type="pct"/>
          </w:tcPr>
          <w:p w14:paraId="6553123F" w14:textId="0B848070" w:rsidR="0062473D" w:rsidRPr="00856470" w:rsidRDefault="00D36424" w:rsidP="00813C6F">
            <w:pPr>
              <w:pStyle w:val="TabelleStandardlinks"/>
              <w:rPr>
                <w:lang w:val="en-US"/>
              </w:rPr>
            </w:pPr>
            <w:r>
              <w:rPr>
                <w:lang w:val="en-US"/>
              </w:rPr>
              <w:t>Modified by</w:t>
            </w:r>
          </w:p>
        </w:tc>
        <w:tc>
          <w:tcPr>
            <w:tcW w:w="3349" w:type="pct"/>
          </w:tcPr>
          <w:p w14:paraId="3EEFE3DD" w14:textId="177901F4" w:rsidR="0062473D" w:rsidRPr="00856470" w:rsidRDefault="00D36424" w:rsidP="00813C6F">
            <w:pPr>
              <w:pStyle w:val="TabelleStandardlinks"/>
              <w:rPr>
                <w:lang w:val="en-US"/>
              </w:rPr>
            </w:pPr>
            <w:r>
              <w:rPr>
                <w:lang w:val="en-US"/>
              </w:rPr>
              <w:t>Comment</w:t>
            </w:r>
          </w:p>
        </w:tc>
      </w:tr>
      <w:tr w:rsidR="0062473D" w:rsidRPr="00856470" w14:paraId="32B9484D" w14:textId="77777777" w:rsidTr="00240324">
        <w:trPr>
          <w:cnfStyle w:val="000000100000" w:firstRow="0" w:lastRow="0" w:firstColumn="0" w:lastColumn="0" w:oddVBand="0" w:evenVBand="0" w:oddHBand="1" w:evenHBand="0" w:firstRowFirstColumn="0" w:firstRowLastColumn="0" w:lastRowFirstColumn="0" w:lastRowLastColumn="0"/>
          <w:trHeight w:val="488"/>
        </w:trPr>
        <w:tc>
          <w:tcPr>
            <w:tcW w:w="687" w:type="pct"/>
            <w:vAlign w:val="center"/>
          </w:tcPr>
          <w:p w14:paraId="2C8572D4" w14:textId="50DDAE9B" w:rsidR="0062473D" w:rsidRPr="00856470" w:rsidRDefault="00E53689" w:rsidP="00813C6F">
            <w:pPr>
              <w:pStyle w:val="TabelleStandardlinks"/>
              <w:rPr>
                <w:lang w:val="en-US"/>
              </w:rPr>
            </w:pPr>
            <w:r>
              <w:rPr>
                <w:lang w:val="en-US"/>
              </w:rPr>
              <w:t>2025-06-13</w:t>
            </w:r>
          </w:p>
        </w:tc>
        <w:tc>
          <w:tcPr>
            <w:tcW w:w="964" w:type="pct"/>
            <w:vAlign w:val="center"/>
          </w:tcPr>
          <w:p w14:paraId="1692FC32" w14:textId="3CD8643E" w:rsidR="0062473D" w:rsidRPr="00856470" w:rsidRDefault="00240324" w:rsidP="00813C6F">
            <w:pPr>
              <w:pStyle w:val="TabelleStandardlinks"/>
              <w:rPr>
                <w:lang w:val="en-US"/>
              </w:rPr>
            </w:pPr>
            <w:r>
              <w:rPr>
                <w:lang w:val="en-US"/>
              </w:rPr>
              <w:t>wiec010</w:t>
            </w:r>
          </w:p>
        </w:tc>
        <w:tc>
          <w:tcPr>
            <w:tcW w:w="3349" w:type="pct"/>
            <w:vAlign w:val="center"/>
          </w:tcPr>
          <w:p w14:paraId="1FE1C117" w14:textId="6CEA5CF9" w:rsidR="0062473D" w:rsidRPr="00856470" w:rsidRDefault="0062473D" w:rsidP="00813C6F">
            <w:pPr>
              <w:pStyle w:val="TabelleStandardlinks"/>
              <w:rPr>
                <w:lang w:val="en-US"/>
              </w:rPr>
            </w:pPr>
            <w:r w:rsidRPr="00856470">
              <w:rPr>
                <w:lang w:val="en-US"/>
              </w:rPr>
              <w:t>Initial</w:t>
            </w:r>
            <w:r w:rsidR="00D36424">
              <w:rPr>
                <w:lang w:val="en-US"/>
              </w:rPr>
              <w:t xml:space="preserve"> </w:t>
            </w:r>
            <w:r w:rsidRPr="00856470">
              <w:rPr>
                <w:lang w:val="en-US"/>
              </w:rPr>
              <w:t>do</w:t>
            </w:r>
            <w:r w:rsidR="00D36424">
              <w:rPr>
                <w:lang w:val="en-US"/>
              </w:rPr>
              <w:t>c</w:t>
            </w:r>
            <w:r w:rsidRPr="00856470">
              <w:rPr>
                <w:lang w:val="en-US"/>
              </w:rPr>
              <w:t>ument</w:t>
            </w:r>
          </w:p>
        </w:tc>
      </w:tr>
      <w:tr w:rsidR="009744DB" w:rsidRPr="00C5570B" w14:paraId="37DF3923" w14:textId="77777777" w:rsidTr="00240324">
        <w:trPr>
          <w:cnfStyle w:val="000000010000" w:firstRow="0" w:lastRow="0" w:firstColumn="0" w:lastColumn="0" w:oddVBand="0" w:evenVBand="0" w:oddHBand="0" w:evenHBand="1" w:firstRowFirstColumn="0" w:firstRowLastColumn="0" w:lastRowFirstColumn="0" w:lastRowLastColumn="0"/>
          <w:trHeight w:val="488"/>
        </w:trPr>
        <w:tc>
          <w:tcPr>
            <w:tcW w:w="687" w:type="pct"/>
            <w:vAlign w:val="center"/>
          </w:tcPr>
          <w:p w14:paraId="338A6EA4" w14:textId="51A73081" w:rsidR="009744DB" w:rsidRDefault="00C4003C" w:rsidP="00813C6F">
            <w:pPr>
              <w:pStyle w:val="TabelleStandardlinks"/>
              <w:rPr>
                <w:lang w:val="en-US"/>
              </w:rPr>
            </w:pPr>
            <w:r>
              <w:rPr>
                <w:lang w:val="en-US"/>
              </w:rPr>
              <w:t>2025-07-21</w:t>
            </w:r>
          </w:p>
        </w:tc>
        <w:tc>
          <w:tcPr>
            <w:tcW w:w="964" w:type="pct"/>
            <w:vAlign w:val="center"/>
          </w:tcPr>
          <w:p w14:paraId="60C3649D" w14:textId="7EFF93AA" w:rsidR="009744DB" w:rsidRDefault="00C4003C" w:rsidP="00813C6F">
            <w:pPr>
              <w:pStyle w:val="TabelleStandardlinks"/>
              <w:rPr>
                <w:lang w:val="en-US"/>
              </w:rPr>
            </w:pPr>
            <w:r>
              <w:rPr>
                <w:lang w:val="en-US"/>
              </w:rPr>
              <w:t>Sta69</w:t>
            </w:r>
          </w:p>
        </w:tc>
        <w:tc>
          <w:tcPr>
            <w:tcW w:w="3349" w:type="pct"/>
            <w:vAlign w:val="center"/>
          </w:tcPr>
          <w:p w14:paraId="42F7CF79" w14:textId="6C010F15" w:rsidR="009744DB" w:rsidRPr="00621B44" w:rsidRDefault="00C4003C" w:rsidP="00684F45">
            <w:pPr>
              <w:pStyle w:val="TabelleStandardlinks"/>
              <w:keepNext/>
            </w:pPr>
            <w:r w:rsidRPr="00621B44">
              <w:t xml:space="preserve">Erster Review, Kommentare eingefügt, Telefonat mit </w:t>
            </w:r>
            <w:r w:rsidR="00307A3A" w:rsidRPr="00621B44">
              <w:t>Niels Wiechmann</w:t>
            </w:r>
          </w:p>
        </w:tc>
      </w:tr>
      <w:tr w:rsidR="00BB72D0" w:rsidRPr="00C5570B" w14:paraId="00A0ED57" w14:textId="77777777" w:rsidTr="00240324">
        <w:trPr>
          <w:cnfStyle w:val="000000100000" w:firstRow="0" w:lastRow="0" w:firstColumn="0" w:lastColumn="0" w:oddVBand="0" w:evenVBand="0" w:oddHBand="1" w:evenHBand="0" w:firstRowFirstColumn="0" w:firstRowLastColumn="0" w:lastRowFirstColumn="0" w:lastRowLastColumn="0"/>
          <w:trHeight w:val="488"/>
        </w:trPr>
        <w:tc>
          <w:tcPr>
            <w:tcW w:w="687" w:type="pct"/>
            <w:vAlign w:val="center"/>
          </w:tcPr>
          <w:p w14:paraId="17A9ECF4" w14:textId="68AFFEEF" w:rsidR="00BB72D0" w:rsidRDefault="00BB72D0" w:rsidP="00813C6F">
            <w:pPr>
              <w:pStyle w:val="TabelleStandardlinks"/>
              <w:rPr>
                <w:lang w:val="en-US"/>
              </w:rPr>
            </w:pPr>
            <w:r>
              <w:rPr>
                <w:lang w:val="en-US"/>
              </w:rPr>
              <w:t>2025-10-30</w:t>
            </w:r>
          </w:p>
        </w:tc>
        <w:tc>
          <w:tcPr>
            <w:tcW w:w="964" w:type="pct"/>
            <w:vAlign w:val="center"/>
          </w:tcPr>
          <w:p w14:paraId="6CF400DD" w14:textId="4D3E2DD1" w:rsidR="00BB72D0" w:rsidRDefault="00BB72D0" w:rsidP="00813C6F">
            <w:pPr>
              <w:pStyle w:val="TabelleStandardlinks"/>
              <w:rPr>
                <w:lang w:val="en-US"/>
              </w:rPr>
            </w:pPr>
            <w:r>
              <w:rPr>
                <w:lang w:val="en-US"/>
              </w:rPr>
              <w:t>Foel008</w:t>
            </w:r>
          </w:p>
        </w:tc>
        <w:tc>
          <w:tcPr>
            <w:tcW w:w="3349" w:type="pct"/>
            <w:vAlign w:val="center"/>
          </w:tcPr>
          <w:p w14:paraId="67D20F46" w14:textId="34BCD1CF" w:rsidR="00BB72D0" w:rsidRPr="00621B44" w:rsidRDefault="00BB72D0" w:rsidP="00684F45">
            <w:pPr>
              <w:pStyle w:val="TabelleStandardlinks"/>
              <w:keepNext/>
            </w:pPr>
            <w:r>
              <w:t>Anpassung Businessexception, Liste mit Fehlern, Liste mit SystemConfiguration Einträgen</w:t>
            </w:r>
          </w:p>
        </w:tc>
      </w:tr>
      <w:tr w:rsidR="00430643" w:rsidRPr="00C5570B" w14:paraId="287CCD89" w14:textId="77777777" w:rsidTr="00240324">
        <w:trPr>
          <w:cnfStyle w:val="000000010000" w:firstRow="0" w:lastRow="0" w:firstColumn="0" w:lastColumn="0" w:oddVBand="0" w:evenVBand="0" w:oddHBand="0" w:evenHBand="1" w:firstRowFirstColumn="0" w:firstRowLastColumn="0" w:lastRowFirstColumn="0" w:lastRowLastColumn="0"/>
          <w:trHeight w:val="488"/>
        </w:trPr>
        <w:tc>
          <w:tcPr>
            <w:tcW w:w="687" w:type="pct"/>
            <w:vAlign w:val="center"/>
          </w:tcPr>
          <w:p w14:paraId="0ED19EFF" w14:textId="3B618DCC" w:rsidR="00430643" w:rsidRPr="00430643" w:rsidRDefault="00430643" w:rsidP="00813C6F">
            <w:pPr>
              <w:pStyle w:val="TabelleStandardlinks"/>
            </w:pPr>
            <w:r>
              <w:t>2025-</w:t>
            </w:r>
            <w:r w:rsidR="003D1FAE">
              <w:t>11-03</w:t>
            </w:r>
          </w:p>
        </w:tc>
        <w:tc>
          <w:tcPr>
            <w:tcW w:w="964" w:type="pct"/>
            <w:vAlign w:val="center"/>
          </w:tcPr>
          <w:p w14:paraId="1ACD4B65" w14:textId="67348F35" w:rsidR="00430643" w:rsidRPr="00430643" w:rsidRDefault="00430643" w:rsidP="00813C6F">
            <w:pPr>
              <w:pStyle w:val="TabelleStandardlinks"/>
            </w:pPr>
            <w:r>
              <w:t>Sta69</w:t>
            </w:r>
          </w:p>
        </w:tc>
        <w:tc>
          <w:tcPr>
            <w:tcW w:w="3349" w:type="pct"/>
            <w:vAlign w:val="center"/>
          </w:tcPr>
          <w:p w14:paraId="50D2225B" w14:textId="15AE8092" w:rsidR="00430643" w:rsidRDefault="00430643" w:rsidP="00684F45">
            <w:pPr>
              <w:pStyle w:val="TabelleStandardlinks"/>
              <w:keepNext/>
            </w:pPr>
            <w:r>
              <w:t xml:space="preserve">Review </w:t>
            </w:r>
            <w:r w:rsidR="003D1FAE">
              <w:t>durchgeführt. Der Review gilt als abgeschlossen, wenn die restlichen drei Kommentare integriert worden sind.</w:t>
            </w:r>
            <w:r w:rsidR="003D1FAE">
              <w:br/>
              <w:t>Erledigte Kommentare wurden von mir mit einem ‚Daumen hoch‘ markiert</w:t>
            </w:r>
          </w:p>
        </w:tc>
      </w:tr>
      <w:tr w:rsidR="00397057" w:rsidRPr="00C5570B" w14:paraId="6FE63599" w14:textId="77777777" w:rsidTr="00240324">
        <w:trPr>
          <w:cnfStyle w:val="000000100000" w:firstRow="0" w:lastRow="0" w:firstColumn="0" w:lastColumn="0" w:oddVBand="0" w:evenVBand="0" w:oddHBand="1" w:evenHBand="0" w:firstRowFirstColumn="0" w:firstRowLastColumn="0" w:lastRowFirstColumn="0" w:lastRowLastColumn="0"/>
          <w:trHeight w:val="488"/>
        </w:trPr>
        <w:tc>
          <w:tcPr>
            <w:tcW w:w="687" w:type="pct"/>
            <w:vAlign w:val="center"/>
          </w:tcPr>
          <w:p w14:paraId="339DF59C" w14:textId="2CE678CC" w:rsidR="00397057" w:rsidRDefault="00397057" w:rsidP="00813C6F">
            <w:pPr>
              <w:pStyle w:val="TabelleStandardlinks"/>
            </w:pPr>
            <w:r>
              <w:t>2025-11-05</w:t>
            </w:r>
          </w:p>
        </w:tc>
        <w:tc>
          <w:tcPr>
            <w:tcW w:w="964" w:type="pct"/>
            <w:vAlign w:val="center"/>
          </w:tcPr>
          <w:p w14:paraId="4DE4361E" w14:textId="732FA1D4" w:rsidR="00397057" w:rsidRDefault="00397057" w:rsidP="00813C6F">
            <w:pPr>
              <w:pStyle w:val="TabelleStandardlinks"/>
            </w:pPr>
            <w:r>
              <w:t>Foel008</w:t>
            </w:r>
          </w:p>
        </w:tc>
        <w:tc>
          <w:tcPr>
            <w:tcW w:w="3349" w:type="pct"/>
            <w:vAlign w:val="center"/>
          </w:tcPr>
          <w:p w14:paraId="46FCEB93" w14:textId="518E4FD0" w:rsidR="00397057" w:rsidRDefault="00397057" w:rsidP="00684F45">
            <w:pPr>
              <w:pStyle w:val="TabelleStandardlinks"/>
              <w:keepNext/>
            </w:pPr>
            <w:r>
              <w:t>Offene Kommentare bearbeitet</w:t>
            </w:r>
          </w:p>
        </w:tc>
      </w:tr>
    </w:tbl>
    <w:p w14:paraId="63ECDC00" w14:textId="1337B8BB" w:rsidR="0062473D" w:rsidRPr="00856470" w:rsidRDefault="00E81C98" w:rsidP="0062473D">
      <w:pPr>
        <w:pStyle w:val="Beschriftung"/>
        <w:rPr>
          <w:lang w:val="en-US"/>
        </w:rPr>
      </w:pPr>
      <w:bookmarkStart w:id="15" w:name="_Toc395265981"/>
      <w:r w:rsidRPr="00856470">
        <w:rPr>
          <w:lang w:val="en-US"/>
        </w:rPr>
        <w:t>Table</w:t>
      </w:r>
      <w:r w:rsidR="0062473D" w:rsidRPr="00856470">
        <w:rPr>
          <w:lang w:val="en-US"/>
        </w:rPr>
        <w:t xml:space="preserve"> </w:t>
      </w:r>
      <w:r w:rsidR="0062473D" w:rsidRPr="00856470">
        <w:rPr>
          <w:lang w:val="en-US"/>
        </w:rPr>
        <w:fldChar w:fldCharType="begin"/>
      </w:r>
      <w:r w:rsidR="0062473D" w:rsidRPr="00856470">
        <w:rPr>
          <w:lang w:val="en-US"/>
        </w:rPr>
        <w:instrText xml:space="preserve"> SEQ Tabelle \* ARABIC </w:instrText>
      </w:r>
      <w:r w:rsidR="0062473D" w:rsidRPr="00856470">
        <w:rPr>
          <w:lang w:val="en-US"/>
        </w:rPr>
        <w:fldChar w:fldCharType="separate"/>
      </w:r>
      <w:r w:rsidR="009744DB">
        <w:rPr>
          <w:noProof/>
          <w:lang w:val="en-US"/>
        </w:rPr>
        <w:t>2</w:t>
      </w:r>
      <w:r w:rsidR="0062473D" w:rsidRPr="00856470">
        <w:rPr>
          <w:noProof/>
          <w:lang w:val="en-US"/>
        </w:rPr>
        <w:fldChar w:fldCharType="end"/>
      </w:r>
      <w:r w:rsidR="0062473D" w:rsidRPr="00856470">
        <w:rPr>
          <w:lang w:val="en-US"/>
        </w:rPr>
        <w:t xml:space="preserve"> Do</w:t>
      </w:r>
      <w:r>
        <w:rPr>
          <w:lang w:val="en-US"/>
        </w:rPr>
        <w:t>c</w:t>
      </w:r>
      <w:r w:rsidR="0062473D" w:rsidRPr="00856470">
        <w:rPr>
          <w:lang w:val="en-US"/>
        </w:rPr>
        <w:t>ument</w:t>
      </w:r>
      <w:r>
        <w:rPr>
          <w:lang w:val="en-US"/>
        </w:rPr>
        <w:t xml:space="preserve"> </w:t>
      </w:r>
      <w:r w:rsidR="0062473D" w:rsidRPr="00856470">
        <w:rPr>
          <w:lang w:val="en-US"/>
        </w:rPr>
        <w:t>histor</w:t>
      </w:r>
      <w:bookmarkEnd w:id="15"/>
      <w:r>
        <w:rPr>
          <w:lang w:val="en-US"/>
        </w:rPr>
        <w:t>y</w:t>
      </w:r>
    </w:p>
    <w:p w14:paraId="7CA33766" w14:textId="62034F9B" w:rsidR="00BB7362" w:rsidRPr="00856470" w:rsidRDefault="00C05BB3" w:rsidP="002750B3">
      <w:pPr>
        <w:pStyle w:val="berschrift1"/>
        <w:rPr>
          <w:lang w:val="en-US"/>
        </w:rPr>
      </w:pPr>
      <w:bookmarkStart w:id="16" w:name="_Toc212727422"/>
      <w:r>
        <w:rPr>
          <w:lang w:val="en-US"/>
        </w:rPr>
        <w:lastRenderedPageBreak/>
        <w:t>CR Description</w:t>
      </w:r>
      <w:bookmarkEnd w:id="16"/>
    </w:p>
    <w:p w14:paraId="29578848" w14:textId="6010791B" w:rsidR="00BB7362" w:rsidRDefault="00C05BB3" w:rsidP="002750B3">
      <w:pPr>
        <w:pStyle w:val="berschrift2"/>
        <w:rPr>
          <w:lang w:val="en-US"/>
        </w:rPr>
      </w:pPr>
      <w:bookmarkStart w:id="17" w:name="_Toc212727423"/>
      <w:r>
        <w:rPr>
          <w:lang w:val="en-US"/>
        </w:rPr>
        <w:t>Overview</w:t>
      </w:r>
      <w:bookmarkEnd w:id="17"/>
    </w:p>
    <w:p w14:paraId="7E7340E6" w14:textId="77777777" w:rsidR="00BD1072" w:rsidRPr="005A7049" w:rsidRDefault="00BD1072" w:rsidP="00BD1072">
      <w:pPr>
        <w:rPr>
          <w:color w:val="000000" w:themeColor="text1"/>
        </w:rPr>
      </w:pPr>
      <w:r w:rsidRPr="005A7049">
        <w:rPr>
          <w:color w:val="000000" w:themeColor="text1"/>
        </w:rPr>
        <w:t>Streamworks ermöglicht bereits das logische Löschen von Agenten, die nur noch in der Runtime verwendet werden. Mit diesem CR soll die Löschfunktionalität dahingehend erweitert werden, dass die Agenten auch physikalisch gelöscht werden können, nachdem auch aus der Runtime heraus keine Referenzen mehr bestehen.</w:t>
      </w:r>
    </w:p>
    <w:p w14:paraId="268DC146" w14:textId="79C7C6CC" w:rsidR="00BD1072" w:rsidRPr="005A7049" w:rsidRDefault="00BD1072" w:rsidP="00BD1072">
      <w:pPr>
        <w:rPr>
          <w:color w:val="000000" w:themeColor="text1"/>
        </w:rPr>
      </w:pPr>
      <w:r w:rsidRPr="005A7049">
        <w:rPr>
          <w:color w:val="000000" w:themeColor="text1"/>
        </w:rPr>
        <w:t xml:space="preserve">Das Löschen der bereits logisch gelöschten Agenten </w:t>
      </w:r>
      <w:r w:rsidR="00F247CD">
        <w:rPr>
          <w:color w:val="000000" w:themeColor="text1"/>
        </w:rPr>
        <w:t>soll</w:t>
      </w:r>
      <w:r w:rsidRPr="005A7049">
        <w:rPr>
          <w:color w:val="000000" w:themeColor="text1"/>
        </w:rPr>
        <w:t xml:space="preserve"> manuell per Streamworks REST API</w:t>
      </w:r>
      <w:r w:rsidR="00F247CD">
        <w:rPr>
          <w:color w:val="000000" w:themeColor="text1"/>
        </w:rPr>
        <w:t xml:space="preserve"> erfolgen</w:t>
      </w:r>
      <w:r w:rsidRPr="005A7049">
        <w:rPr>
          <w:color w:val="000000" w:themeColor="text1"/>
        </w:rPr>
        <w:t>.</w:t>
      </w:r>
    </w:p>
    <w:p w14:paraId="1A287473" w14:textId="77777777" w:rsidR="00057E93" w:rsidRPr="00BD1072" w:rsidRDefault="00057E93" w:rsidP="00057E93"/>
    <w:p w14:paraId="3C04D355" w14:textId="0FC476F3" w:rsidR="00BB7362" w:rsidRDefault="00C05BB3" w:rsidP="002750B3">
      <w:pPr>
        <w:pStyle w:val="berschrift2"/>
        <w:rPr>
          <w:lang w:val="en-US"/>
        </w:rPr>
      </w:pPr>
      <w:bookmarkStart w:id="18" w:name="_Toc212727424"/>
      <w:r>
        <w:rPr>
          <w:lang w:val="en-US"/>
        </w:rPr>
        <w:t>Out of scope</w:t>
      </w:r>
      <w:bookmarkEnd w:id="18"/>
    </w:p>
    <w:p w14:paraId="3CC8C005" w14:textId="77777777" w:rsidR="00BA30BE" w:rsidRPr="005A7049" w:rsidRDefault="00BA30BE" w:rsidP="00BA30BE">
      <w:pPr>
        <w:rPr>
          <w:color w:val="000000" w:themeColor="text1"/>
        </w:rPr>
      </w:pPr>
      <w:r w:rsidRPr="005A7049">
        <w:rPr>
          <w:color w:val="000000" w:themeColor="text1"/>
        </w:rPr>
        <w:t>Nicht vorgesehen ist ein zeitgesteuertes, automatisches Löschen. Ebenso ist keine GUI-Integration vorgesehen.</w:t>
      </w:r>
    </w:p>
    <w:p w14:paraId="7C7B4306" w14:textId="77777777" w:rsidR="00BA30BE" w:rsidRPr="005A7049" w:rsidRDefault="00BA30BE" w:rsidP="00BA30BE">
      <w:pPr>
        <w:rPr>
          <w:color w:val="000000" w:themeColor="text1"/>
        </w:rPr>
      </w:pPr>
      <w:r w:rsidRPr="005A7049">
        <w:rPr>
          <w:color w:val="000000" w:themeColor="text1"/>
        </w:rPr>
        <w:t>Die neue Funktionalität löscht ausschließlich die Agenten aus der Streamworks Datenbank, das Löschen der Agenten von ihrem Host ist kein Bestandteil.</w:t>
      </w:r>
    </w:p>
    <w:p w14:paraId="3DEB49DD" w14:textId="77777777" w:rsidR="00057E93" w:rsidRPr="00BA30BE" w:rsidRDefault="00057E93" w:rsidP="00057E93"/>
    <w:p w14:paraId="519451CF" w14:textId="6E9F7CF2" w:rsidR="00435271" w:rsidRDefault="00057E93" w:rsidP="00BB7362">
      <w:pPr>
        <w:pStyle w:val="berschrift2"/>
        <w:rPr>
          <w:lang w:val="en-US"/>
        </w:rPr>
      </w:pPr>
      <w:bookmarkStart w:id="19" w:name="_Toc212727425"/>
      <w:r w:rsidRPr="00057E93">
        <w:rPr>
          <w:lang w:val="en-US"/>
        </w:rPr>
        <w:t>Definition of terms</w:t>
      </w:r>
      <w:bookmarkEnd w:id="19"/>
    </w:p>
    <w:p w14:paraId="778946AC" w14:textId="7F191E33" w:rsidR="00057E93" w:rsidRDefault="00057E93" w:rsidP="00057E93">
      <w:pPr>
        <w:rPr>
          <w:lang w:val="en-US"/>
        </w:rPr>
      </w:pPr>
    </w:p>
    <w:p w14:paraId="01A89779" w14:textId="77777777" w:rsidR="00057E93" w:rsidRPr="00057E93" w:rsidRDefault="00057E93" w:rsidP="00057E93">
      <w:pPr>
        <w:rPr>
          <w:lang w:val="en-US"/>
        </w:rPr>
      </w:pPr>
    </w:p>
    <w:p w14:paraId="4A22DC3E" w14:textId="51253EBB" w:rsidR="00BB7362" w:rsidRPr="00856470" w:rsidRDefault="00332790" w:rsidP="002750B3">
      <w:pPr>
        <w:pStyle w:val="berschrift1"/>
        <w:rPr>
          <w:lang w:val="en-US"/>
        </w:rPr>
      </w:pPr>
      <w:bookmarkStart w:id="20" w:name="_Toc212727426"/>
      <w:r>
        <w:rPr>
          <w:lang w:val="en-US"/>
        </w:rPr>
        <w:lastRenderedPageBreak/>
        <w:t>Implementation details</w:t>
      </w:r>
      <w:bookmarkEnd w:id="20"/>
    </w:p>
    <w:p w14:paraId="69DD2126" w14:textId="63395926" w:rsidR="00DB14A5" w:rsidRPr="005A7049" w:rsidRDefault="00F15CBA" w:rsidP="00C95B47">
      <w:pPr>
        <w:rPr>
          <w:color w:val="000000" w:themeColor="text1"/>
        </w:rPr>
      </w:pPr>
      <w:r w:rsidRPr="005A7049">
        <w:rPr>
          <w:color w:val="000000" w:themeColor="text1"/>
        </w:rPr>
        <w:t>Ziel dieses CRs ist es, die Datenbank von bereits logisch gelöschten und mittlerweile auch verwaisten Agenteneinträgen zu bereinigen</w:t>
      </w:r>
      <w:r w:rsidR="00DB14A5" w:rsidRPr="005A7049">
        <w:rPr>
          <w:color w:val="000000" w:themeColor="text1"/>
        </w:rPr>
        <w:t xml:space="preserve">. Die Bereinigung wird über die Streamworks </w:t>
      </w:r>
      <w:r w:rsidR="00CE233C">
        <w:rPr>
          <w:color w:val="000000" w:themeColor="text1"/>
        </w:rPr>
        <w:t xml:space="preserve">REST </w:t>
      </w:r>
      <w:r w:rsidR="00DB14A5" w:rsidRPr="005A7049">
        <w:rPr>
          <w:color w:val="000000" w:themeColor="text1"/>
        </w:rPr>
        <w:t>API aufgerufen.</w:t>
      </w:r>
    </w:p>
    <w:p w14:paraId="6E4A856F" w14:textId="2FA7DE50" w:rsidR="00762971" w:rsidRPr="005A7049" w:rsidRDefault="00DB14A5" w:rsidP="00C95B47">
      <w:pPr>
        <w:rPr>
          <w:color w:val="000000" w:themeColor="text1"/>
        </w:rPr>
      </w:pPr>
      <w:r w:rsidRPr="005A7049">
        <w:rPr>
          <w:color w:val="000000" w:themeColor="text1"/>
        </w:rPr>
        <w:t>Logisch gelöschte Agenten, die noch von anderen E</w:t>
      </w:r>
      <w:r w:rsidR="00E17F1E">
        <w:rPr>
          <w:color w:val="000000" w:themeColor="text1"/>
        </w:rPr>
        <w:t>n</w:t>
      </w:r>
      <w:r w:rsidRPr="005A7049">
        <w:rPr>
          <w:color w:val="000000" w:themeColor="text1"/>
        </w:rPr>
        <w:t xml:space="preserve">titäten referenziert werden, können nicht gelöscht werden. Eine Löschung kann erst erfolgen, wenn die referenzierenden Einträge, wie z. B. Execution-Logs nach Ende ihrer Aufbewahrungsfrist entfernt wurden. Dass ein Agent aufgrund noch existierender Referenzen nicht gelöscht werden kann, ist damit erwartbares </w:t>
      </w:r>
      <w:r w:rsidR="00E813C3">
        <w:rPr>
          <w:color w:val="000000" w:themeColor="text1"/>
        </w:rPr>
        <w:t>V</w:t>
      </w:r>
      <w:r w:rsidRPr="005A7049">
        <w:rPr>
          <w:color w:val="000000" w:themeColor="text1"/>
        </w:rPr>
        <w:t>erhalten.</w:t>
      </w:r>
    </w:p>
    <w:p w14:paraId="26E98B04" w14:textId="6403B1A2" w:rsidR="00DB14A5" w:rsidRPr="005A7049" w:rsidRDefault="00DB14A5" w:rsidP="00C95B47">
      <w:pPr>
        <w:rPr>
          <w:color w:val="000000" w:themeColor="text1"/>
        </w:rPr>
      </w:pPr>
      <w:r w:rsidRPr="005A7049">
        <w:rPr>
          <w:color w:val="000000" w:themeColor="text1"/>
        </w:rPr>
        <w:t>Weiterhin muss damit gerechnet werden, dass eine größere Anzahl zu löschende Agenten vorhanden seien kann, insbesondere bei der initialen Ausführung oder nach längerer Nichtnutzung der Funktionalität.</w:t>
      </w:r>
    </w:p>
    <w:p w14:paraId="232F753D" w14:textId="77777777" w:rsidR="00C95B47" w:rsidRPr="00F15CBA" w:rsidRDefault="00C95B47" w:rsidP="00C95B47">
      <w:pPr>
        <w:rPr>
          <w:color w:val="A6A6A6" w:themeColor="background1" w:themeShade="A6"/>
        </w:rPr>
      </w:pPr>
    </w:p>
    <w:p w14:paraId="46368C86" w14:textId="01BBBF6B" w:rsidR="00BB7362" w:rsidRPr="00856470" w:rsidRDefault="00332790" w:rsidP="002750B3">
      <w:pPr>
        <w:pStyle w:val="berschrift2"/>
        <w:rPr>
          <w:lang w:val="en-US"/>
        </w:rPr>
      </w:pPr>
      <w:bookmarkStart w:id="21" w:name="_Toc212727427"/>
      <w:bookmarkStart w:id="22" w:name="_Ref333392373"/>
      <w:r>
        <w:rPr>
          <w:lang w:val="en-US"/>
        </w:rPr>
        <w:t>Database</w:t>
      </w:r>
      <w:bookmarkEnd w:id="21"/>
    </w:p>
    <w:bookmarkEnd w:id="22"/>
    <w:p w14:paraId="3596CB48" w14:textId="1C14CAF2" w:rsidR="00AE4179" w:rsidRPr="005A7049" w:rsidRDefault="00DB14A5" w:rsidP="00BB7362">
      <w:pPr>
        <w:rPr>
          <w:color w:val="000000" w:themeColor="text1"/>
        </w:rPr>
      </w:pPr>
      <w:r w:rsidRPr="005A7049">
        <w:rPr>
          <w:color w:val="000000" w:themeColor="text1"/>
        </w:rPr>
        <w:t>Die Funktionalität soll zwar Einträge aus der Datenbank entfernen, Änderungen am Schema oder Migrationen sind jedoch nicht notwendig.</w:t>
      </w:r>
    </w:p>
    <w:p w14:paraId="23E59306" w14:textId="77777777" w:rsidR="00AE4179" w:rsidRPr="00DB14A5" w:rsidRDefault="00AE4179" w:rsidP="00BB7362">
      <w:pPr>
        <w:rPr>
          <w:color w:val="A6A6A6" w:themeColor="background1" w:themeShade="A6"/>
        </w:rPr>
      </w:pPr>
    </w:p>
    <w:p w14:paraId="1AD91E6D" w14:textId="77777777" w:rsidR="00BB7362" w:rsidRDefault="00BB7362" w:rsidP="002750B3">
      <w:pPr>
        <w:pStyle w:val="berschrift2"/>
        <w:rPr>
          <w:lang w:val="en-US"/>
        </w:rPr>
      </w:pPr>
      <w:bookmarkStart w:id="23" w:name="_Toc381714854"/>
      <w:bookmarkStart w:id="24" w:name="_Toc212727428"/>
      <w:r w:rsidRPr="00856470">
        <w:rPr>
          <w:lang w:val="en-US"/>
        </w:rPr>
        <w:t>GUI</w:t>
      </w:r>
      <w:bookmarkEnd w:id="23"/>
      <w:bookmarkEnd w:id="24"/>
    </w:p>
    <w:p w14:paraId="09DE5074" w14:textId="660DF62D" w:rsidR="00DB14A5" w:rsidRPr="00DB14A5" w:rsidRDefault="00DB14A5" w:rsidP="00DB14A5">
      <w:pPr>
        <w:rPr>
          <w:lang w:val="en-US"/>
        </w:rPr>
      </w:pPr>
      <w:r>
        <w:rPr>
          <w:lang w:val="en-US"/>
        </w:rPr>
        <w:t>Keine Anpassungen nötig.</w:t>
      </w:r>
    </w:p>
    <w:p w14:paraId="1BAA4290" w14:textId="5C6259DD" w:rsidR="00BB7362" w:rsidRDefault="00BB7362" w:rsidP="002750B3">
      <w:pPr>
        <w:pStyle w:val="berschrift2"/>
        <w:rPr>
          <w:lang w:val="en-US"/>
        </w:rPr>
      </w:pPr>
      <w:bookmarkStart w:id="25" w:name="_Toc381714859"/>
      <w:bookmarkStart w:id="26" w:name="_Toc212727429"/>
      <w:r w:rsidRPr="00856470">
        <w:rPr>
          <w:lang w:val="en-US"/>
        </w:rPr>
        <w:t>Backend</w:t>
      </w:r>
      <w:bookmarkEnd w:id="25"/>
      <w:bookmarkEnd w:id="26"/>
    </w:p>
    <w:p w14:paraId="43EDE499" w14:textId="0B28F34C" w:rsidR="00DB14A5" w:rsidRPr="00DB14A5" w:rsidRDefault="00DB14A5" w:rsidP="00DB14A5">
      <w:r w:rsidRPr="00DB14A5">
        <w:t>Die Löschung wird im Ba</w:t>
      </w:r>
      <w:r>
        <w:t>ckend ausgeführt.</w:t>
      </w:r>
    </w:p>
    <w:p w14:paraId="044247F1" w14:textId="7836CF8A" w:rsidR="001A0362" w:rsidRPr="00856470" w:rsidRDefault="007900F2" w:rsidP="002750B3">
      <w:pPr>
        <w:pStyle w:val="berschrift3"/>
        <w:rPr>
          <w:lang w:val="en-US"/>
        </w:rPr>
      </w:pPr>
      <w:bookmarkStart w:id="27" w:name="_Toc212727430"/>
      <w:bookmarkStart w:id="28" w:name="_Toc381714860"/>
      <w:r>
        <w:rPr>
          <w:lang w:val="en-US"/>
        </w:rPr>
        <w:t>General</w:t>
      </w:r>
      <w:bookmarkEnd w:id="27"/>
    </w:p>
    <w:p w14:paraId="6DC8417C" w14:textId="23C2D3C1" w:rsidR="00BB7362" w:rsidRPr="00856470" w:rsidRDefault="00BB7362" w:rsidP="002750B3">
      <w:pPr>
        <w:pStyle w:val="berschrift3"/>
        <w:rPr>
          <w:lang w:val="en-US"/>
        </w:rPr>
      </w:pPr>
      <w:bookmarkStart w:id="29" w:name="_Toc212727431"/>
      <w:r w:rsidRPr="00856470">
        <w:rPr>
          <w:lang w:val="en-US"/>
        </w:rPr>
        <w:t>Processing Server</w:t>
      </w:r>
      <w:bookmarkEnd w:id="28"/>
      <w:bookmarkEnd w:id="29"/>
    </w:p>
    <w:p w14:paraId="66D81FE8" w14:textId="0C4CFFB2" w:rsidR="00FB20AB" w:rsidRPr="00856470" w:rsidRDefault="00FB20AB" w:rsidP="00FB20AB">
      <w:pPr>
        <w:pStyle w:val="berschrift3"/>
        <w:rPr>
          <w:lang w:val="en-US"/>
        </w:rPr>
      </w:pPr>
      <w:bookmarkStart w:id="30" w:name="_Toc212727432"/>
      <w:r w:rsidRPr="00856470">
        <w:rPr>
          <w:lang w:val="en-US"/>
        </w:rPr>
        <w:t>Central Processing Services</w:t>
      </w:r>
      <w:bookmarkEnd w:id="30"/>
    </w:p>
    <w:p w14:paraId="0FB3E8D1" w14:textId="172EB484" w:rsidR="00401B3A" w:rsidRPr="00DB14A5" w:rsidRDefault="00B1765F" w:rsidP="00813C6F">
      <w:pPr>
        <w:pStyle w:val="berschrift3"/>
        <w:spacing w:after="0" w:line="240" w:lineRule="auto"/>
        <w:rPr>
          <w:color w:val="0068A9" w:themeColor="accent2"/>
          <w:sz w:val="28"/>
          <w:lang w:val="en-US"/>
        </w:rPr>
      </w:pPr>
      <w:bookmarkStart w:id="31" w:name="_Toc212727433"/>
      <w:r w:rsidRPr="00DB14A5">
        <w:rPr>
          <w:lang w:val="en-US"/>
        </w:rPr>
        <w:t>AppServer</w:t>
      </w:r>
      <w:bookmarkStart w:id="32" w:name="_Toc381714861"/>
      <w:bookmarkEnd w:id="31"/>
    </w:p>
    <w:p w14:paraId="36853493" w14:textId="2A3A0A8F" w:rsidR="00BB7362" w:rsidRPr="00856470" w:rsidRDefault="00BB7362" w:rsidP="002750B3">
      <w:pPr>
        <w:pStyle w:val="berschrift2"/>
        <w:rPr>
          <w:lang w:val="en-US"/>
        </w:rPr>
      </w:pPr>
      <w:bookmarkStart w:id="33" w:name="_Toc212727434"/>
      <w:r w:rsidRPr="00856470">
        <w:rPr>
          <w:lang w:val="en-US"/>
        </w:rPr>
        <w:t>Utilities</w:t>
      </w:r>
      <w:bookmarkEnd w:id="32"/>
      <w:bookmarkEnd w:id="33"/>
    </w:p>
    <w:p w14:paraId="2F3EAF10" w14:textId="77777777" w:rsidR="00BB7362" w:rsidRPr="00856470" w:rsidRDefault="00BB7362" w:rsidP="002750B3">
      <w:pPr>
        <w:pStyle w:val="berschrift3"/>
        <w:rPr>
          <w:lang w:val="en-US"/>
        </w:rPr>
      </w:pPr>
      <w:bookmarkStart w:id="34" w:name="_Toc381714862"/>
      <w:bookmarkStart w:id="35" w:name="_Toc212727435"/>
      <w:r w:rsidRPr="00856470">
        <w:rPr>
          <w:lang w:val="en-US"/>
        </w:rPr>
        <w:t>Export/Import</w:t>
      </w:r>
      <w:bookmarkEnd w:id="34"/>
      <w:bookmarkEnd w:id="35"/>
    </w:p>
    <w:p w14:paraId="2DC21604" w14:textId="1BE5372F" w:rsidR="00B469D3" w:rsidRPr="00856470" w:rsidRDefault="00BB7362" w:rsidP="00DB14A5">
      <w:pPr>
        <w:pStyle w:val="berschrift3"/>
        <w:rPr>
          <w:lang w:val="en-US"/>
        </w:rPr>
      </w:pPr>
      <w:bookmarkStart w:id="36" w:name="_Toc381714863"/>
      <w:bookmarkStart w:id="37" w:name="_Toc212727436"/>
      <w:r w:rsidRPr="00856470">
        <w:rPr>
          <w:lang w:val="en-US"/>
        </w:rPr>
        <w:t>Accounting</w:t>
      </w:r>
      <w:bookmarkEnd w:id="36"/>
      <w:bookmarkEnd w:id="37"/>
    </w:p>
    <w:p w14:paraId="4A0A8A47" w14:textId="3A5688ED" w:rsidR="00401B3A" w:rsidRPr="00DB14A5" w:rsidRDefault="00BB7362" w:rsidP="00813C6F">
      <w:pPr>
        <w:pStyle w:val="berschrift3"/>
        <w:rPr>
          <w:lang w:val="en-US"/>
        </w:rPr>
      </w:pPr>
      <w:bookmarkStart w:id="38" w:name="_Toc381714864"/>
      <w:bookmarkStart w:id="39" w:name="_Toc212727437"/>
      <w:r w:rsidRPr="00DB14A5">
        <w:rPr>
          <w:lang w:val="en-US"/>
        </w:rPr>
        <w:t>Reorg</w:t>
      </w:r>
      <w:bookmarkEnd w:id="38"/>
      <w:bookmarkEnd w:id="39"/>
    </w:p>
    <w:p w14:paraId="73AFFDD3" w14:textId="2A90DC59" w:rsidR="002B6F87" w:rsidRPr="0068325F" w:rsidRDefault="00BB7362" w:rsidP="0068325F">
      <w:pPr>
        <w:pStyle w:val="berschrift2"/>
        <w:rPr>
          <w:lang w:val="en-US"/>
        </w:rPr>
      </w:pPr>
      <w:bookmarkStart w:id="40" w:name="_Toc381714865"/>
      <w:bookmarkStart w:id="41" w:name="_Toc212727438"/>
      <w:r w:rsidRPr="00856470">
        <w:rPr>
          <w:lang w:val="en-US"/>
        </w:rPr>
        <w:t>PSL</w:t>
      </w:r>
      <w:bookmarkStart w:id="42" w:name="_Toc381714867"/>
      <w:bookmarkEnd w:id="40"/>
      <w:bookmarkEnd w:id="41"/>
      <w:r w:rsidR="002B6F87" w:rsidRPr="0068325F">
        <w:rPr>
          <w:lang w:val="en-US"/>
        </w:rPr>
        <w:br w:type="page"/>
      </w:r>
    </w:p>
    <w:p w14:paraId="57E5361C" w14:textId="057A4874" w:rsidR="00361FE7" w:rsidRDefault="005A1F0F" w:rsidP="002750B3">
      <w:pPr>
        <w:pStyle w:val="berschrift2"/>
        <w:rPr>
          <w:lang w:val="en-US"/>
        </w:rPr>
      </w:pPr>
      <w:bookmarkStart w:id="43" w:name="_Toc212727439"/>
      <w:r>
        <w:rPr>
          <w:lang w:val="en-US"/>
        </w:rPr>
        <w:lastRenderedPageBreak/>
        <w:t>Streamworks REST</w:t>
      </w:r>
      <w:r w:rsidR="00361FE7" w:rsidRPr="00856470">
        <w:rPr>
          <w:lang w:val="en-US"/>
        </w:rPr>
        <w:t xml:space="preserve"> API</w:t>
      </w:r>
      <w:bookmarkEnd w:id="43"/>
    </w:p>
    <w:p w14:paraId="3819D179" w14:textId="44ED5CF2" w:rsidR="00DB14A5" w:rsidRDefault="00DB14A5" w:rsidP="00DB14A5">
      <w:r w:rsidRPr="00DB14A5">
        <w:t xml:space="preserve">Das </w:t>
      </w:r>
      <w:r w:rsidR="00135477">
        <w:t xml:space="preserve">physikalische </w:t>
      </w:r>
      <w:r w:rsidRPr="00DB14A5">
        <w:t>Löschen wird über d</w:t>
      </w:r>
      <w:r>
        <w:t xml:space="preserve">ie Streamworks REST API aufgerufen. Dabei ist zu berücksichtigen, dass nicht jeder bereits logisch gelöschte Agent </w:t>
      </w:r>
      <w:r w:rsidR="00135477">
        <w:t xml:space="preserve">auch physikalisch </w:t>
      </w:r>
      <w:r>
        <w:t>gelöscht werden kann, und dass eine zu lange Laufzeit des Lösch-Requests (durch eine hohe Anzahl an zu löschenden Agenten) verhindert werden muss.</w:t>
      </w:r>
    </w:p>
    <w:p w14:paraId="48C0257B" w14:textId="01E8BF2A" w:rsidR="00DB14A5" w:rsidRDefault="00DB14A5" w:rsidP="00DB14A5">
      <w:r>
        <w:t>Daher wird für das Löschen ein Paging u</w:t>
      </w:r>
      <w:r w:rsidR="007C515B">
        <w:t>m</w:t>
      </w:r>
      <w:r>
        <w:t xml:space="preserve">gesetzt, dass es erlaubt, eine bestimmte Anzahl an Agenten (z. B. 50) mit einem Aufruf zu löschen, sollten mehr Agenten vorhanden sein, ist also ein erneuter Aufruf </w:t>
      </w:r>
      <w:r w:rsidR="00D061D3">
        <w:t>notwendig</w:t>
      </w:r>
      <w:r>
        <w:t>.</w:t>
      </w:r>
      <w:r w:rsidR="00D061D3">
        <w:t xml:space="preserve"> Um auszuschließen, dass bei mehreren Aufrufen immer</w:t>
      </w:r>
      <w:r w:rsidR="007C515B">
        <w:t xml:space="preserve"> wieder</w:t>
      </w:r>
      <w:r w:rsidR="00D061D3">
        <w:t xml:space="preserve"> versucht wird, dieselben nicht löschbaren Agenten zu löschen, kann zusätzlich ein sog. Cursor übergeben werden, der den ersten zu löschenden Agenten identifiziert. Somit kann seitenweise selbst über eine große Anzahl an Agenten </w:t>
      </w:r>
      <w:r w:rsidR="00132FC5">
        <w:t>iteriert</w:t>
      </w:r>
      <w:r w:rsidR="00D061D3">
        <w:t xml:space="preserve"> werden, ohne versuchen zu müssen, denselben Agenten mehrfach zu löschen.</w:t>
      </w:r>
    </w:p>
    <w:p w14:paraId="0E406A99" w14:textId="0F7C5BD7" w:rsidR="00D061D3" w:rsidRDefault="00D061D3" w:rsidP="00DB14A5">
      <w:r>
        <w:t>Weiterhin wird jeder Löschversuch in einer eigenen Transaktion ausgeführt und bei einem Fehler eine individuelle Fehlermeldung zurückgegeben.</w:t>
      </w:r>
    </w:p>
    <w:p w14:paraId="22061AC3" w14:textId="3FFEF34D" w:rsidR="007C515B" w:rsidRDefault="007C515B" w:rsidP="00DB14A5">
      <w:r>
        <w:t xml:space="preserve">Um dem Aufrufer Transparenz darüber zu ermöglichen, welche </w:t>
      </w:r>
      <w:r w:rsidR="00FD6EFC">
        <w:t>logisch gelöschten</w:t>
      </w:r>
      <w:r>
        <w:t xml:space="preserve"> Agenten noch vorhanden sind, wird eine zweite REST-Methode implementiert, die eine Liste </w:t>
      </w:r>
      <w:r w:rsidR="0080707F">
        <w:t>dieser</w:t>
      </w:r>
      <w:r>
        <w:t xml:space="preserve"> Agenten zurückgibt. Die Information, ob der Agent tatsächlich löschbar ist, kann hier aber nicht </w:t>
      </w:r>
      <w:r w:rsidR="00E144AC">
        <w:t>bereitgestellt</w:t>
      </w:r>
      <w:r>
        <w:t xml:space="preserve"> werden.</w:t>
      </w:r>
    </w:p>
    <w:p w14:paraId="3162D5E3" w14:textId="2E63AB1E" w:rsidR="0029230D" w:rsidRDefault="0029230D" w:rsidP="00DB14A5">
      <w:r>
        <w:t>Die Operationen arbeiten grundsätzlich auf Ebene eines Mandanten</w:t>
      </w:r>
      <w:r w:rsidR="00813C6F">
        <w:t>, die Mandanten-ID muss dabei immer als Pfad-Parameter in der URL übergeben werden.</w:t>
      </w:r>
    </w:p>
    <w:p w14:paraId="5A337D42" w14:textId="38B06D8B" w:rsidR="00F20954" w:rsidRDefault="00F20954" w:rsidP="00DB14A5">
      <w:r>
        <w:t xml:space="preserve">Die Agenten werden </w:t>
      </w:r>
      <w:r w:rsidR="006E0903">
        <w:t>immer</w:t>
      </w:r>
      <w:r>
        <w:t xml:space="preserve"> </w:t>
      </w:r>
      <w:r w:rsidR="0028434A">
        <w:t>aufsteigend</w:t>
      </w:r>
      <w:commentRangeStart w:id="44"/>
      <w:commentRangeStart w:id="45"/>
      <w:commentRangeStart w:id="46"/>
      <w:commentRangeStart w:id="47"/>
      <w:r>
        <w:t xml:space="preserve"> </w:t>
      </w:r>
      <w:commentRangeEnd w:id="44"/>
      <w:r w:rsidR="00702E1A">
        <w:rPr>
          <w:rStyle w:val="Kommentarzeichen"/>
          <w:sz w:val="20"/>
          <w:szCs w:val="20"/>
        </w:rPr>
        <w:commentReference w:id="44"/>
      </w:r>
      <w:commentRangeEnd w:id="45"/>
      <w:r>
        <w:rPr>
          <w:rStyle w:val="Kommentarzeichen"/>
          <w:sz w:val="20"/>
          <w:szCs w:val="20"/>
        </w:rPr>
        <w:commentReference w:id="45"/>
      </w:r>
      <w:commentRangeEnd w:id="46"/>
      <w:r>
        <w:rPr>
          <w:rStyle w:val="Kommentarzeichen"/>
          <w:sz w:val="20"/>
          <w:szCs w:val="20"/>
        </w:rPr>
        <w:commentReference w:id="46"/>
      </w:r>
      <w:commentRangeEnd w:id="47"/>
      <w:r w:rsidR="00430643">
        <w:rPr>
          <w:rStyle w:val="Kommentarzeichen"/>
          <w:sz w:val="20"/>
          <w:szCs w:val="20"/>
        </w:rPr>
        <w:commentReference w:id="47"/>
      </w:r>
      <w:r>
        <w:t xml:space="preserve">nach ID sortiert und nur auf diejenigen mit dem Status </w:t>
      </w:r>
      <w:r w:rsidRPr="00F20954">
        <w:t>Deleted</w:t>
      </w:r>
      <w:r>
        <w:t xml:space="preserve"> gefiltert. </w:t>
      </w:r>
      <w:r w:rsidR="00F836D1">
        <w:t>Damit erscheinen die ältesten Agenten mit der höchsten Wahrscheinlichkeit</w:t>
      </w:r>
      <w:r w:rsidR="00285247">
        <w:t xml:space="preserve">, erfolgreich gelöscht werden zu können, immer als erstes in der Liste. </w:t>
      </w:r>
      <w:r>
        <w:t>Der Cursor ist ein string, der die Base64 enkodierte ID des Agent</w:t>
      </w:r>
      <w:r w:rsidR="008B7A37">
        <w:t>en</w:t>
      </w:r>
      <w:r>
        <w:t xml:space="preserve"> darstellt, und somit fest mit dem Agent</w:t>
      </w:r>
      <w:r w:rsidR="008B7A37">
        <w:t>en</w:t>
      </w:r>
      <w:r>
        <w:t xml:space="preserve"> verbunden ist.</w:t>
      </w:r>
    </w:p>
    <w:p w14:paraId="13CA2AF4" w14:textId="557C301A" w:rsidR="001B2576" w:rsidRDefault="00813C6F" w:rsidP="00DB14A5">
      <w:r>
        <w:t xml:space="preserve">Das Löschen per Übergabe von Count und Cursor ist notwendig, um zum einen Timeout-Fehler zu verhindern und zum anderen – auch für den Aufrufer – aufwändigere asynchrone Requests unnötig zu machen. Es schafft zusätzlich die Flexibitität, gezielt </w:t>
      </w:r>
      <w:r w:rsidR="00EA310D">
        <w:t xml:space="preserve">auch </w:t>
      </w:r>
      <w:r>
        <w:t>einzelne Agenten zu löschen, in dem Count = 1 gesetzt wird.</w:t>
      </w:r>
    </w:p>
    <w:p w14:paraId="2B4DED1E" w14:textId="4D5EC020" w:rsidR="001B2576" w:rsidRDefault="001B2576" w:rsidP="008D1FFF">
      <w:pPr>
        <w:pStyle w:val="Zwischenberschrift1Ebene"/>
      </w:pPr>
      <w:r>
        <w:t>Beispiel</w:t>
      </w:r>
      <w:r w:rsidR="0012615F">
        <w:t>:</w:t>
      </w:r>
    </w:p>
    <w:p w14:paraId="113CA9A8" w14:textId="382DC588" w:rsidR="001B2576" w:rsidRDefault="001B2576" w:rsidP="00DB14A5">
      <w:r>
        <w:t>Es existieren 5 bereits logisch gelöschte Agenten</w:t>
      </w:r>
      <w:r w:rsidR="00897AA5">
        <w:t xml:space="preserve"> Agent01 – Agent05, </w:t>
      </w:r>
      <w:r w:rsidR="00237191">
        <w:t>Agent0</w:t>
      </w:r>
      <w:r w:rsidR="003774F5">
        <w:t>1</w:t>
      </w:r>
      <w:r w:rsidR="00237191">
        <w:t xml:space="preserve"> und Agent0</w:t>
      </w:r>
      <w:r w:rsidR="003774F5">
        <w:t>3</w:t>
      </w:r>
      <w:r w:rsidR="00237191">
        <w:t xml:space="preserve"> können aktuell nicht gelöscht werden</w:t>
      </w:r>
      <w:r w:rsidR="007F3116">
        <w:t>:</w:t>
      </w:r>
    </w:p>
    <w:p w14:paraId="61D33051" w14:textId="59D65592" w:rsidR="00F86F56" w:rsidRDefault="00F86F56" w:rsidP="00DB14A5">
      <w:r w:rsidRPr="006F405B">
        <w:rPr>
          <w:noProof/>
          <w:lang w:val="en-US"/>
        </w:rPr>
        <w:lastRenderedPageBreak/>
        <mc:AlternateContent>
          <mc:Choice Requires="wps">
            <w:drawing>
              <wp:anchor distT="45720" distB="45720" distL="114300" distR="114300" simplePos="0" relativeHeight="251658240" behindDoc="0" locked="1" layoutInCell="1" allowOverlap="0" wp14:anchorId="102653DD" wp14:editId="3A9045A5">
                <wp:simplePos x="0" y="0"/>
                <wp:positionH relativeFrom="margin">
                  <wp:posOffset>0</wp:posOffset>
                </wp:positionH>
                <wp:positionV relativeFrom="paragraph">
                  <wp:posOffset>283845</wp:posOffset>
                </wp:positionV>
                <wp:extent cx="5731200" cy="4471200"/>
                <wp:effectExtent l="0" t="0" r="22225" b="24765"/>
                <wp:wrapSquare wrapText="bothSides"/>
                <wp:docPr id="1017355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200" cy="4471200"/>
                        </a:xfrm>
                        <a:prstGeom prst="rect">
                          <a:avLst/>
                        </a:prstGeom>
                        <a:solidFill>
                          <a:schemeClr val="bg1">
                            <a:lumMod val="65000"/>
                          </a:schemeClr>
                        </a:solidFill>
                        <a:ln w="9525">
                          <a:solidFill>
                            <a:srgbClr val="000000"/>
                          </a:solidFill>
                          <a:miter lim="800000"/>
                          <a:headEnd/>
                          <a:tailEnd/>
                        </a:ln>
                      </wps:spPr>
                      <wps:txbx>
                        <w:txbxContent>
                          <w:p w14:paraId="347CD736" w14:textId="1F1E558F"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GET</w:t>
                            </w:r>
                            <w:r w:rsidR="00AF1FC0">
                              <w:rPr>
                                <w:rFonts w:ascii="Lucida Console" w:hAnsi="Lucida Console" w:cs="Courier New"/>
                                <w:noProof/>
                                <w:lang w:val="en-US"/>
                              </w:rPr>
                              <w:tab/>
                            </w:r>
                            <w:r w:rsidRPr="00104C99">
                              <w:rPr>
                                <w:rFonts w:ascii="Lucida Console" w:hAnsi="Lucida Console" w:cs="Courier New"/>
                                <w:noProof/>
                                <w:lang w:val="en-US"/>
                              </w:rPr>
                              <w:t>/api/</w:t>
                            </w:r>
                            <w:r w:rsidR="003432E5" w:rsidRPr="00F61B1D">
                              <w:rPr>
                                <w:rFonts w:ascii="Lucida Console" w:hAnsi="Lucida Console" w:cs="Courier New"/>
                                <w:noProof/>
                                <w:lang w:val="en-US"/>
                              </w:rPr>
                              <w:t>deletedagents</w:t>
                            </w:r>
                            <w:r w:rsidRPr="00104C99">
                              <w:rPr>
                                <w:rFonts w:ascii="Lucida Console" w:hAnsi="Lucida Console" w:cs="Courier New"/>
                                <w:noProof/>
                                <w:lang w:val="en-US"/>
                              </w:rPr>
                              <w:t>/{mandatorCode}</w:t>
                            </w:r>
                          </w:p>
                          <w:p w14:paraId="3458F0A9" w14:textId="77777777"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w:t>
                            </w:r>
                          </w:p>
                          <w:p w14:paraId="53154628" w14:textId="77777777"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data</w:t>
                            </w:r>
                            <w:r>
                              <w:rPr>
                                <w:rFonts w:ascii="Lucida Console" w:hAnsi="Lucida Console" w:cs="Courier New"/>
                                <w:noProof/>
                                <w:lang w:val="en-US"/>
                              </w:rPr>
                              <w:t>”</w:t>
                            </w:r>
                            <w:r w:rsidRPr="00104C99">
                              <w:rPr>
                                <w:rFonts w:ascii="Lucida Console" w:hAnsi="Lucida Console" w:cs="Courier New"/>
                                <w:noProof/>
                                <w:lang w:val="en-US"/>
                              </w:rPr>
                              <w:t>:</w:t>
                            </w:r>
                          </w:p>
                          <w:p w14:paraId="7231404C" w14:textId="77777777"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t>[</w:t>
                            </w:r>
                          </w:p>
                          <w:p w14:paraId="667CA6A8" w14:textId="77777777"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t>{</w:t>
                            </w:r>
                          </w:p>
                          <w:p w14:paraId="57126F65" w14:textId="2231477D"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0B0597">
                              <w:rPr>
                                <w:rFonts w:ascii="Lucida Console" w:hAnsi="Lucida Console" w:cs="Courier New"/>
                                <w:noProof/>
                                <w:lang w:val="en-US"/>
                              </w:rPr>
                              <w:t>1</w:t>
                            </w:r>
                            <w:r w:rsidRPr="00104C99">
                              <w:rPr>
                                <w:rFonts w:ascii="Lucida Console" w:hAnsi="Lucida Console" w:cs="Courier New"/>
                                <w:noProof/>
                                <w:lang w:val="en-US"/>
                              </w:rPr>
                              <w:t>”</w:t>
                            </w:r>
                            <w:r>
                              <w:rPr>
                                <w:rFonts w:ascii="Lucida Console" w:hAnsi="Lucida Console" w:cs="Courier New"/>
                                <w:noProof/>
                                <w:lang w:val="en-US"/>
                              </w:rPr>
                              <w:t>,</w:t>
                            </w:r>
                          </w:p>
                          <w:p w14:paraId="794852E6" w14:textId="60815340"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0B0597">
                              <w:rPr>
                                <w:rFonts w:ascii="Lucida Console" w:hAnsi="Lucida Console" w:cs="Courier New"/>
                                <w:noProof/>
                                <w:lang w:val="en-US"/>
                              </w:rPr>
                              <w:t>aaa</w:t>
                            </w:r>
                            <w:r>
                              <w:rPr>
                                <w:rFonts w:ascii="Lucida Console" w:hAnsi="Lucida Console" w:cs="Courier New"/>
                                <w:noProof/>
                                <w:lang w:val="en-US"/>
                              </w:rPr>
                              <w:t>”</w:t>
                            </w:r>
                          </w:p>
                          <w:p w14:paraId="66A14042" w14:textId="77777777" w:rsidR="00F86F56"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532B03CF"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343E0241" w14:textId="3E2142E6"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0B0597">
                              <w:rPr>
                                <w:rFonts w:ascii="Lucida Console" w:hAnsi="Lucida Console" w:cs="Courier New"/>
                                <w:noProof/>
                                <w:lang w:val="en-US"/>
                              </w:rPr>
                              <w:t>2</w:t>
                            </w:r>
                            <w:r w:rsidRPr="00104C99">
                              <w:rPr>
                                <w:rFonts w:ascii="Lucida Console" w:hAnsi="Lucida Console" w:cs="Courier New"/>
                                <w:noProof/>
                                <w:lang w:val="en-US"/>
                              </w:rPr>
                              <w:t>”</w:t>
                            </w:r>
                            <w:r>
                              <w:rPr>
                                <w:rFonts w:ascii="Lucida Console" w:hAnsi="Lucida Console" w:cs="Courier New"/>
                                <w:noProof/>
                                <w:lang w:val="en-US"/>
                              </w:rPr>
                              <w:t>,</w:t>
                            </w:r>
                          </w:p>
                          <w:p w14:paraId="49E93A39" w14:textId="4133E3C3"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0B0597">
                              <w:rPr>
                                <w:rFonts w:ascii="Lucida Console" w:hAnsi="Lucida Console" w:cs="Courier New"/>
                                <w:noProof/>
                                <w:lang w:val="en-US"/>
                              </w:rPr>
                              <w:t>bbb</w:t>
                            </w:r>
                            <w:r>
                              <w:rPr>
                                <w:rFonts w:ascii="Lucida Console" w:hAnsi="Lucida Console" w:cs="Courier New"/>
                                <w:noProof/>
                                <w:lang w:val="en-US"/>
                              </w:rPr>
                              <w:t>”</w:t>
                            </w:r>
                          </w:p>
                          <w:p w14:paraId="136B88E8" w14:textId="77777777" w:rsidR="00F86F56"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1F6FEAD9"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23915403" w14:textId="77777777"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Pr>
                                <w:rFonts w:ascii="Lucida Console" w:hAnsi="Lucida Console" w:cs="Courier New"/>
                                <w:noProof/>
                                <w:lang w:val="en-US"/>
                              </w:rPr>
                              <w:t>3</w:t>
                            </w:r>
                            <w:r w:rsidRPr="00104C99">
                              <w:rPr>
                                <w:rFonts w:ascii="Lucida Console" w:hAnsi="Lucida Console" w:cs="Courier New"/>
                                <w:noProof/>
                                <w:lang w:val="en-US"/>
                              </w:rPr>
                              <w:t>”</w:t>
                            </w:r>
                            <w:r>
                              <w:rPr>
                                <w:rFonts w:ascii="Lucida Console" w:hAnsi="Lucida Console" w:cs="Courier New"/>
                                <w:noProof/>
                                <w:lang w:val="en-US"/>
                              </w:rPr>
                              <w:t>,</w:t>
                            </w:r>
                          </w:p>
                          <w:p w14:paraId="1950AE04" w14:textId="77777777"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“ccc”</w:t>
                            </w:r>
                          </w:p>
                          <w:p w14:paraId="47308866" w14:textId="77777777" w:rsidR="00F86F56"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2BED8CB2"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533B41C2" w14:textId="13045E87"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0B0597">
                              <w:rPr>
                                <w:rFonts w:ascii="Lucida Console" w:hAnsi="Lucida Console" w:cs="Courier New"/>
                                <w:noProof/>
                                <w:lang w:val="en-US"/>
                              </w:rPr>
                              <w:t>4</w:t>
                            </w:r>
                            <w:r w:rsidRPr="00104C99">
                              <w:rPr>
                                <w:rFonts w:ascii="Lucida Console" w:hAnsi="Lucida Console" w:cs="Courier New"/>
                                <w:noProof/>
                                <w:lang w:val="en-US"/>
                              </w:rPr>
                              <w:t>”</w:t>
                            </w:r>
                            <w:r>
                              <w:rPr>
                                <w:rFonts w:ascii="Lucida Console" w:hAnsi="Lucida Console" w:cs="Courier New"/>
                                <w:noProof/>
                                <w:lang w:val="en-US"/>
                              </w:rPr>
                              <w:t>,</w:t>
                            </w:r>
                          </w:p>
                          <w:p w14:paraId="2356990D" w14:textId="756E85AE"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0B0597">
                              <w:rPr>
                                <w:rFonts w:ascii="Lucida Console" w:hAnsi="Lucida Console" w:cs="Courier New"/>
                                <w:noProof/>
                                <w:lang w:val="en-US"/>
                              </w:rPr>
                              <w:t>ddd</w:t>
                            </w:r>
                            <w:r>
                              <w:rPr>
                                <w:rFonts w:ascii="Lucida Console" w:hAnsi="Lucida Console" w:cs="Courier New"/>
                                <w:noProof/>
                                <w:lang w:val="en-US"/>
                              </w:rPr>
                              <w:t>”</w:t>
                            </w:r>
                          </w:p>
                          <w:p w14:paraId="4C3A5EF0" w14:textId="77777777" w:rsidR="00F86F56"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76590782"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5081FCC3" w14:textId="3CB08034"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0B0597">
                              <w:rPr>
                                <w:rFonts w:ascii="Lucida Console" w:hAnsi="Lucida Console" w:cs="Courier New"/>
                                <w:noProof/>
                                <w:lang w:val="en-US"/>
                              </w:rPr>
                              <w:t>5</w:t>
                            </w:r>
                            <w:r w:rsidRPr="00104C99">
                              <w:rPr>
                                <w:rFonts w:ascii="Lucida Console" w:hAnsi="Lucida Console" w:cs="Courier New"/>
                                <w:noProof/>
                                <w:lang w:val="en-US"/>
                              </w:rPr>
                              <w:t>”</w:t>
                            </w:r>
                            <w:r>
                              <w:rPr>
                                <w:rFonts w:ascii="Lucida Console" w:hAnsi="Lucida Console" w:cs="Courier New"/>
                                <w:noProof/>
                                <w:lang w:val="en-US"/>
                              </w:rPr>
                              <w:t>,</w:t>
                            </w:r>
                          </w:p>
                          <w:p w14:paraId="25CAAC78" w14:textId="152BEE09"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0B0597">
                              <w:rPr>
                                <w:rFonts w:ascii="Lucida Console" w:hAnsi="Lucida Console" w:cs="Courier New"/>
                                <w:noProof/>
                                <w:lang w:val="en-US"/>
                              </w:rPr>
                              <w:t>eee</w:t>
                            </w:r>
                            <w:r>
                              <w:rPr>
                                <w:rFonts w:ascii="Lucida Console" w:hAnsi="Lucida Console" w:cs="Courier New"/>
                                <w:noProof/>
                                <w:lang w:val="en-US"/>
                              </w:rPr>
                              <w:t>”</w:t>
                            </w:r>
                          </w:p>
                          <w:p w14:paraId="6B473316"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sidRPr="00104C99">
                              <w:rPr>
                                <w:rFonts w:ascii="Lucida Console" w:hAnsi="Lucida Console" w:cs="Courier New"/>
                                <w:noProof/>
                                <w:lang w:val="en-US"/>
                              </w:rPr>
                              <w:tab/>
                            </w:r>
                            <w:r w:rsidRPr="00104C99">
                              <w:rPr>
                                <w:rFonts w:ascii="Lucida Console" w:hAnsi="Lucida Console" w:cs="Courier New"/>
                                <w:noProof/>
                                <w:lang w:val="en-US"/>
                              </w:rPr>
                              <w:tab/>
                            </w:r>
                          </w:p>
                          <w:p w14:paraId="257FB560" w14:textId="6BAD6E93" w:rsidR="00F86F56" w:rsidRDefault="00F86F56" w:rsidP="00F86F56">
                            <w:pPr>
                              <w:spacing w:after="0"/>
                              <w:ind w:firstLine="284"/>
                              <w:rPr>
                                <w:rFonts w:ascii="Lucida Console" w:hAnsi="Lucida Console" w:cs="Courier New"/>
                                <w:noProof/>
                                <w:lang w:val="en-US"/>
                              </w:rPr>
                            </w:pPr>
                            <w:r w:rsidRPr="00104C99">
                              <w:rPr>
                                <w:rFonts w:ascii="Lucida Console" w:hAnsi="Lucida Console" w:cs="Courier New"/>
                                <w:noProof/>
                                <w:lang w:val="en-US"/>
                              </w:rPr>
                              <w:t>]</w:t>
                            </w:r>
                            <w:r w:rsidR="009D7C08">
                              <w:rPr>
                                <w:rFonts w:ascii="Lucida Console" w:hAnsi="Lucida Console" w:cs="Courier New"/>
                                <w:noProof/>
                                <w:lang w:val="en-US"/>
                              </w:rPr>
                              <w:t>,</w:t>
                            </w:r>
                          </w:p>
                          <w:p w14:paraId="687AFA04" w14:textId="622F8297" w:rsidR="009D7C08" w:rsidRPr="00104C99" w:rsidRDefault="009D7C08" w:rsidP="00F86F56">
                            <w:pPr>
                              <w:spacing w:after="0"/>
                              <w:ind w:firstLine="284"/>
                              <w:rPr>
                                <w:rFonts w:ascii="Lucida Console" w:hAnsi="Lucida Console" w:cs="Courier New"/>
                                <w:noProof/>
                                <w:lang w:val="en-US"/>
                              </w:rPr>
                            </w:pPr>
                            <w:r>
                              <w:rPr>
                                <w:rFonts w:ascii="Lucida Console" w:hAnsi="Lucida Console" w:cs="Courier New"/>
                                <w:noProof/>
                                <w:lang w:val="en-US"/>
                              </w:rPr>
                              <w:t>“totalCount”: 5</w:t>
                            </w:r>
                          </w:p>
                          <w:p w14:paraId="2F5DEA62" w14:textId="77777777" w:rsidR="00F86F56" w:rsidRPr="002D7437" w:rsidRDefault="00F86F56" w:rsidP="00F86F56">
                            <w:pPr>
                              <w:spacing w:after="0"/>
                              <w:rPr>
                                <w:rFonts w:ascii="Consolas" w:hAnsi="Consolas"/>
                                <w:noProof/>
                                <w:lang w:val="en-US"/>
                              </w:rPr>
                            </w:pPr>
                            <w:r w:rsidRPr="002D7437">
                              <w:rPr>
                                <w:rFonts w:ascii="Consolas" w:hAnsi="Consolas"/>
                                <w:noProo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2653DD" id="_x0000_t202" coordsize="21600,21600" o:spt="202" path="m,l,21600r21600,l21600,xe">
                <v:stroke joinstyle="miter"/>
                <v:path gradientshapeok="t" o:connecttype="rect"/>
              </v:shapetype>
              <v:shape id="Text Box 2" o:spid="_x0000_s1026" type="#_x0000_t202" style="position:absolute;left:0;text-align:left;margin-left:0;margin-top:22.35pt;width:451.3pt;height:352.0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" o:allowoverlap="f" fillcolor="#a5a5a5 [2092]">
                <v:textbox>
                  <w:txbxContent>
                    <w:p w14:paraId="347CD736" w14:textId="1F1E558F"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GET</w:t>
                      </w:r>
                      <w:r w:rsidR="00AF1FC0">
                        <w:rPr>
                          <w:rFonts w:ascii="Lucida Console" w:hAnsi="Lucida Console" w:cs="Courier New"/>
                          <w:noProof/>
                          <w:lang w:val="en-US"/>
                        </w:rPr>
                        <w:tab/>
                      </w:r>
                      <w:r w:rsidRPr="00104C99">
                        <w:rPr>
                          <w:rFonts w:ascii="Lucida Console" w:hAnsi="Lucida Console" w:cs="Courier New"/>
                          <w:noProof/>
                          <w:lang w:val="en-US"/>
                        </w:rPr>
                        <w:t>/api/</w:t>
                      </w:r>
                      <w:r w:rsidR="003432E5" w:rsidRPr="00F61B1D">
                        <w:rPr>
                          <w:rFonts w:ascii="Lucida Console" w:hAnsi="Lucida Console" w:cs="Courier New"/>
                          <w:noProof/>
                          <w:lang w:val="en-US"/>
                        </w:rPr>
                        <w:t>deletedagents</w:t>
                      </w:r>
                      <w:r w:rsidRPr="00104C99">
                        <w:rPr>
                          <w:rFonts w:ascii="Lucida Console" w:hAnsi="Lucida Console" w:cs="Courier New"/>
                          <w:noProof/>
                          <w:lang w:val="en-US"/>
                        </w:rPr>
                        <w:t>/{mandatorCode}</w:t>
                      </w:r>
                    </w:p>
                    <w:p w14:paraId="3458F0A9" w14:textId="77777777"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w:t>
                      </w:r>
                    </w:p>
                    <w:p w14:paraId="53154628" w14:textId="77777777"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data</w:t>
                      </w:r>
                      <w:r>
                        <w:rPr>
                          <w:rFonts w:ascii="Lucida Console" w:hAnsi="Lucida Console" w:cs="Courier New"/>
                          <w:noProof/>
                          <w:lang w:val="en-US"/>
                        </w:rPr>
                        <w:t>”</w:t>
                      </w:r>
                      <w:r w:rsidRPr="00104C99">
                        <w:rPr>
                          <w:rFonts w:ascii="Lucida Console" w:hAnsi="Lucida Console" w:cs="Courier New"/>
                          <w:noProof/>
                          <w:lang w:val="en-US"/>
                        </w:rPr>
                        <w:t>:</w:t>
                      </w:r>
                    </w:p>
                    <w:p w14:paraId="7231404C" w14:textId="77777777"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t>[</w:t>
                      </w:r>
                    </w:p>
                    <w:p w14:paraId="667CA6A8" w14:textId="77777777" w:rsidR="00F86F56" w:rsidRPr="00104C99"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t>{</w:t>
                      </w:r>
                    </w:p>
                    <w:p w14:paraId="57126F65" w14:textId="2231477D"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0B0597">
                        <w:rPr>
                          <w:rFonts w:ascii="Lucida Console" w:hAnsi="Lucida Console" w:cs="Courier New"/>
                          <w:noProof/>
                          <w:lang w:val="en-US"/>
                        </w:rPr>
                        <w:t>1</w:t>
                      </w:r>
                      <w:r w:rsidRPr="00104C99">
                        <w:rPr>
                          <w:rFonts w:ascii="Lucida Console" w:hAnsi="Lucida Console" w:cs="Courier New"/>
                          <w:noProof/>
                          <w:lang w:val="en-US"/>
                        </w:rPr>
                        <w:t>”</w:t>
                      </w:r>
                      <w:r>
                        <w:rPr>
                          <w:rFonts w:ascii="Lucida Console" w:hAnsi="Lucida Console" w:cs="Courier New"/>
                          <w:noProof/>
                          <w:lang w:val="en-US"/>
                        </w:rPr>
                        <w:t>,</w:t>
                      </w:r>
                    </w:p>
                    <w:p w14:paraId="794852E6" w14:textId="60815340"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0B0597">
                        <w:rPr>
                          <w:rFonts w:ascii="Lucida Console" w:hAnsi="Lucida Console" w:cs="Courier New"/>
                          <w:noProof/>
                          <w:lang w:val="en-US"/>
                        </w:rPr>
                        <w:t>aaa</w:t>
                      </w:r>
                      <w:r>
                        <w:rPr>
                          <w:rFonts w:ascii="Lucida Console" w:hAnsi="Lucida Console" w:cs="Courier New"/>
                          <w:noProof/>
                          <w:lang w:val="en-US"/>
                        </w:rPr>
                        <w:t>”</w:t>
                      </w:r>
                    </w:p>
                    <w:p w14:paraId="66A14042" w14:textId="77777777" w:rsidR="00F86F56"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532B03CF"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343E0241" w14:textId="3E2142E6"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0B0597">
                        <w:rPr>
                          <w:rFonts w:ascii="Lucida Console" w:hAnsi="Lucida Console" w:cs="Courier New"/>
                          <w:noProof/>
                          <w:lang w:val="en-US"/>
                        </w:rPr>
                        <w:t>2</w:t>
                      </w:r>
                      <w:r w:rsidRPr="00104C99">
                        <w:rPr>
                          <w:rFonts w:ascii="Lucida Console" w:hAnsi="Lucida Console" w:cs="Courier New"/>
                          <w:noProof/>
                          <w:lang w:val="en-US"/>
                        </w:rPr>
                        <w:t>”</w:t>
                      </w:r>
                      <w:r>
                        <w:rPr>
                          <w:rFonts w:ascii="Lucida Console" w:hAnsi="Lucida Console" w:cs="Courier New"/>
                          <w:noProof/>
                          <w:lang w:val="en-US"/>
                        </w:rPr>
                        <w:t>,</w:t>
                      </w:r>
                    </w:p>
                    <w:p w14:paraId="49E93A39" w14:textId="4133E3C3"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0B0597">
                        <w:rPr>
                          <w:rFonts w:ascii="Lucida Console" w:hAnsi="Lucida Console" w:cs="Courier New"/>
                          <w:noProof/>
                          <w:lang w:val="en-US"/>
                        </w:rPr>
                        <w:t>bbb</w:t>
                      </w:r>
                      <w:r>
                        <w:rPr>
                          <w:rFonts w:ascii="Lucida Console" w:hAnsi="Lucida Console" w:cs="Courier New"/>
                          <w:noProof/>
                          <w:lang w:val="en-US"/>
                        </w:rPr>
                        <w:t>”</w:t>
                      </w:r>
                    </w:p>
                    <w:p w14:paraId="136B88E8" w14:textId="77777777" w:rsidR="00F86F56"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1F6FEAD9"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23915403" w14:textId="77777777"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Pr>
                          <w:rFonts w:ascii="Lucida Console" w:hAnsi="Lucida Console" w:cs="Courier New"/>
                          <w:noProof/>
                          <w:lang w:val="en-US"/>
                        </w:rPr>
                        <w:t>3</w:t>
                      </w:r>
                      <w:r w:rsidRPr="00104C99">
                        <w:rPr>
                          <w:rFonts w:ascii="Lucida Console" w:hAnsi="Lucida Console" w:cs="Courier New"/>
                          <w:noProof/>
                          <w:lang w:val="en-US"/>
                        </w:rPr>
                        <w:t>”</w:t>
                      </w:r>
                      <w:r>
                        <w:rPr>
                          <w:rFonts w:ascii="Lucida Console" w:hAnsi="Lucida Console" w:cs="Courier New"/>
                          <w:noProof/>
                          <w:lang w:val="en-US"/>
                        </w:rPr>
                        <w:t>,</w:t>
                      </w:r>
                    </w:p>
                    <w:p w14:paraId="1950AE04" w14:textId="77777777"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“ccc”</w:t>
                      </w:r>
                    </w:p>
                    <w:p w14:paraId="47308866" w14:textId="77777777" w:rsidR="00F86F56"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2BED8CB2"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533B41C2" w14:textId="13045E87"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0B0597">
                        <w:rPr>
                          <w:rFonts w:ascii="Lucida Console" w:hAnsi="Lucida Console" w:cs="Courier New"/>
                          <w:noProof/>
                          <w:lang w:val="en-US"/>
                        </w:rPr>
                        <w:t>4</w:t>
                      </w:r>
                      <w:r w:rsidRPr="00104C99">
                        <w:rPr>
                          <w:rFonts w:ascii="Lucida Console" w:hAnsi="Lucida Console" w:cs="Courier New"/>
                          <w:noProof/>
                          <w:lang w:val="en-US"/>
                        </w:rPr>
                        <w:t>”</w:t>
                      </w:r>
                      <w:r>
                        <w:rPr>
                          <w:rFonts w:ascii="Lucida Console" w:hAnsi="Lucida Console" w:cs="Courier New"/>
                          <w:noProof/>
                          <w:lang w:val="en-US"/>
                        </w:rPr>
                        <w:t>,</w:t>
                      </w:r>
                    </w:p>
                    <w:p w14:paraId="2356990D" w14:textId="756E85AE"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0B0597">
                        <w:rPr>
                          <w:rFonts w:ascii="Lucida Console" w:hAnsi="Lucida Console" w:cs="Courier New"/>
                          <w:noProof/>
                          <w:lang w:val="en-US"/>
                        </w:rPr>
                        <w:t>ddd</w:t>
                      </w:r>
                      <w:r>
                        <w:rPr>
                          <w:rFonts w:ascii="Lucida Console" w:hAnsi="Lucida Console" w:cs="Courier New"/>
                          <w:noProof/>
                          <w:lang w:val="en-US"/>
                        </w:rPr>
                        <w:t>”</w:t>
                      </w:r>
                    </w:p>
                    <w:p w14:paraId="4C3A5EF0" w14:textId="77777777" w:rsidR="00F86F56"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76590782"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5081FCC3" w14:textId="3CB08034" w:rsidR="00F86F56" w:rsidRDefault="00F86F56" w:rsidP="00F86F5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0B0597">
                        <w:rPr>
                          <w:rFonts w:ascii="Lucida Console" w:hAnsi="Lucida Console" w:cs="Courier New"/>
                          <w:noProof/>
                          <w:lang w:val="en-US"/>
                        </w:rPr>
                        <w:t>5</w:t>
                      </w:r>
                      <w:r w:rsidRPr="00104C99">
                        <w:rPr>
                          <w:rFonts w:ascii="Lucida Console" w:hAnsi="Lucida Console" w:cs="Courier New"/>
                          <w:noProof/>
                          <w:lang w:val="en-US"/>
                        </w:rPr>
                        <w:t>”</w:t>
                      </w:r>
                      <w:r>
                        <w:rPr>
                          <w:rFonts w:ascii="Lucida Console" w:hAnsi="Lucida Console" w:cs="Courier New"/>
                          <w:noProof/>
                          <w:lang w:val="en-US"/>
                        </w:rPr>
                        <w:t>,</w:t>
                      </w:r>
                    </w:p>
                    <w:p w14:paraId="25CAAC78" w14:textId="152BEE09" w:rsidR="00F86F56" w:rsidRPr="00104C99" w:rsidRDefault="00F86F56" w:rsidP="00F86F56">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0B0597">
                        <w:rPr>
                          <w:rFonts w:ascii="Lucida Console" w:hAnsi="Lucida Console" w:cs="Courier New"/>
                          <w:noProof/>
                          <w:lang w:val="en-US"/>
                        </w:rPr>
                        <w:t>eee</w:t>
                      </w:r>
                      <w:r>
                        <w:rPr>
                          <w:rFonts w:ascii="Lucida Console" w:hAnsi="Lucida Console" w:cs="Courier New"/>
                          <w:noProof/>
                          <w:lang w:val="en-US"/>
                        </w:rPr>
                        <w:t>”</w:t>
                      </w:r>
                    </w:p>
                    <w:p w14:paraId="6B473316" w14:textId="77777777" w:rsidR="00F86F56" w:rsidRPr="00104C99" w:rsidRDefault="00F86F56" w:rsidP="00F86F5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sidRPr="00104C99">
                        <w:rPr>
                          <w:rFonts w:ascii="Lucida Console" w:hAnsi="Lucida Console" w:cs="Courier New"/>
                          <w:noProof/>
                          <w:lang w:val="en-US"/>
                        </w:rPr>
                        <w:tab/>
                      </w:r>
                      <w:r w:rsidRPr="00104C99">
                        <w:rPr>
                          <w:rFonts w:ascii="Lucida Console" w:hAnsi="Lucida Console" w:cs="Courier New"/>
                          <w:noProof/>
                          <w:lang w:val="en-US"/>
                        </w:rPr>
                        <w:tab/>
                      </w:r>
                    </w:p>
                    <w:p w14:paraId="257FB560" w14:textId="6BAD6E93" w:rsidR="00F86F56" w:rsidRDefault="00F86F56" w:rsidP="00F86F56">
                      <w:pPr>
                        <w:spacing w:after="0"/>
                        <w:ind w:firstLine="284"/>
                        <w:rPr>
                          <w:rFonts w:ascii="Lucida Console" w:hAnsi="Lucida Console" w:cs="Courier New"/>
                          <w:noProof/>
                          <w:lang w:val="en-US"/>
                        </w:rPr>
                      </w:pPr>
                      <w:r w:rsidRPr="00104C99">
                        <w:rPr>
                          <w:rFonts w:ascii="Lucida Console" w:hAnsi="Lucida Console" w:cs="Courier New"/>
                          <w:noProof/>
                          <w:lang w:val="en-US"/>
                        </w:rPr>
                        <w:t>]</w:t>
                      </w:r>
                      <w:r w:rsidR="009D7C08">
                        <w:rPr>
                          <w:rFonts w:ascii="Lucida Console" w:hAnsi="Lucida Console" w:cs="Courier New"/>
                          <w:noProof/>
                          <w:lang w:val="en-US"/>
                        </w:rPr>
                        <w:t>,</w:t>
                      </w:r>
                    </w:p>
                    <w:p w14:paraId="687AFA04" w14:textId="622F8297" w:rsidR="009D7C08" w:rsidRPr="00104C99" w:rsidRDefault="009D7C08" w:rsidP="00F86F56">
                      <w:pPr>
                        <w:spacing w:after="0"/>
                        <w:ind w:firstLine="284"/>
                        <w:rPr>
                          <w:rFonts w:ascii="Lucida Console" w:hAnsi="Lucida Console" w:cs="Courier New"/>
                          <w:noProof/>
                          <w:lang w:val="en-US"/>
                        </w:rPr>
                      </w:pPr>
                      <w:r>
                        <w:rPr>
                          <w:rFonts w:ascii="Lucida Console" w:hAnsi="Lucida Console" w:cs="Courier New"/>
                          <w:noProof/>
                          <w:lang w:val="en-US"/>
                        </w:rPr>
                        <w:t>“totalCount”: 5</w:t>
                      </w:r>
                    </w:p>
                    <w:p w14:paraId="2F5DEA62" w14:textId="77777777" w:rsidR="00F86F56" w:rsidRPr="002D7437" w:rsidRDefault="00F86F56" w:rsidP="00F86F56">
                      <w:pPr>
                        <w:spacing w:after="0"/>
                        <w:rPr>
                          <w:rFonts w:ascii="Consolas" w:hAnsi="Consolas"/>
                          <w:noProof/>
                          <w:lang w:val="en-US"/>
                        </w:rPr>
                      </w:pPr>
                      <w:r w:rsidRPr="002D7437">
                        <w:rPr>
                          <w:rFonts w:ascii="Consolas" w:hAnsi="Consolas"/>
                          <w:noProof/>
                          <w:lang w:val="en-US"/>
                        </w:rPr>
                        <w:t>}</w:t>
                      </w:r>
                    </w:p>
                  </w:txbxContent>
                </v:textbox>
                <w10:wrap type="square" anchorx="margin"/>
                <w10:anchorlock/>
              </v:shape>
            </w:pict>
          </mc:Fallback>
        </mc:AlternateContent>
      </w:r>
    </w:p>
    <w:p w14:paraId="62EA85A1" w14:textId="7870C2E9" w:rsidR="00F20954" w:rsidRDefault="00CA715B" w:rsidP="00A068A3">
      <w:r w:rsidRPr="00693BFE">
        <w:t>Im Beispiel sollen maximal zwei Agenten pro Request gelöscht werden</w:t>
      </w:r>
      <w:r w:rsidR="00B44470">
        <w:t>, ohne die Angabe eines Cursors wird automatisch am Beginn der Liste begonnen</w:t>
      </w:r>
      <w:r w:rsidR="00693BFE">
        <w:t>:</w:t>
      </w:r>
      <w:r w:rsidR="00A52CEF" w:rsidRPr="00A52CEF">
        <w:rPr>
          <w:noProof/>
        </w:rPr>
        <w:t xml:space="preserve"> </w:t>
      </w:r>
      <w:r w:rsidR="00616A0C" w:rsidRPr="006F405B">
        <w:rPr>
          <w:noProof/>
          <w:lang w:val="en-US"/>
        </w:rPr>
        <mc:AlternateContent>
          <mc:Choice Requires="wps">
            <w:drawing>
              <wp:anchor distT="45720" distB="45720" distL="114300" distR="114300" simplePos="0" relativeHeight="251658245" behindDoc="0" locked="1" layoutInCell="1" allowOverlap="0" wp14:anchorId="18F25A5C" wp14:editId="24813CB0">
                <wp:simplePos x="0" y="0"/>
                <wp:positionH relativeFrom="margin">
                  <wp:posOffset>0</wp:posOffset>
                </wp:positionH>
                <wp:positionV relativeFrom="paragraph">
                  <wp:posOffset>5031105</wp:posOffset>
                </wp:positionV>
                <wp:extent cx="5731200" cy="3315600"/>
                <wp:effectExtent l="0" t="0" r="22225" b="18415"/>
                <wp:wrapSquare wrapText="bothSides"/>
                <wp:docPr id="831598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200" cy="3315600"/>
                        </a:xfrm>
                        <a:prstGeom prst="rect">
                          <a:avLst/>
                        </a:prstGeom>
                        <a:solidFill>
                          <a:schemeClr val="bg1">
                            <a:lumMod val="65000"/>
                          </a:schemeClr>
                        </a:solidFill>
                        <a:ln w="9525">
                          <a:solidFill>
                            <a:srgbClr val="000000"/>
                          </a:solidFill>
                          <a:miter lim="800000"/>
                          <a:headEnd/>
                          <a:tailEnd/>
                        </a:ln>
                      </wps:spPr>
                      <wps:txbx>
                        <w:txbxContent>
                          <w:p w14:paraId="6F860E41" w14:textId="33BE82FD"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DELETE</w:t>
                            </w:r>
                            <w:r w:rsidRPr="00467BA8">
                              <w:rPr>
                                <w:rFonts w:ascii="Lucida Console" w:hAnsi="Lucida Console" w:cs="Courier New"/>
                                <w:noProof/>
                                <w:lang w:val="en-US"/>
                              </w:rPr>
                              <w:tab/>
                              <w:t>/api/</w:t>
                            </w:r>
                            <w:bookmarkStart w:id="49" w:name="_Hlk203390266"/>
                            <w:r w:rsidR="003432E5" w:rsidRPr="003432E5">
                              <w:rPr>
                                <w:rFonts w:ascii="Lucida Console" w:hAnsi="Lucida Console" w:cs="Courier New"/>
                                <w:noProof/>
                                <w:lang w:val="en-US"/>
                              </w:rPr>
                              <w:t>deletedagents</w:t>
                            </w:r>
                            <w:bookmarkEnd w:id="49"/>
                            <w:r w:rsidRPr="00467BA8">
                              <w:rPr>
                                <w:rFonts w:ascii="Lucida Console" w:hAnsi="Lucida Console" w:cs="Courier New"/>
                                <w:noProof/>
                                <w:lang w:val="en-US"/>
                              </w:rPr>
                              <w:t>/{mandatorCode}</w:t>
                            </w:r>
                            <w:r w:rsidRPr="00467BA8">
                              <w:rPr>
                                <w:rFonts w:ascii="Lucida Console" w:hAnsi="Lucida Console"/>
                                <w:lang w:val="en-US"/>
                              </w:rPr>
                              <w:t>?count=2</w:t>
                            </w:r>
                          </w:p>
                          <w:p w14:paraId="04DDCEE0"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w:t>
                            </w:r>
                          </w:p>
                          <w:p w14:paraId="4C561335"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t>“</w:t>
                            </w:r>
                            <w:r w:rsidRPr="00467BA8">
                              <w:rPr>
                                <w:rFonts w:ascii="Lucida Console" w:hAnsi="Lucida Console"/>
                                <w:lang w:val="en-US"/>
                              </w:rPr>
                              <w:t>results</w:t>
                            </w:r>
                            <w:r w:rsidRPr="00467BA8">
                              <w:rPr>
                                <w:rFonts w:ascii="Lucida Console" w:hAnsi="Lucida Console" w:cs="Courier New"/>
                                <w:noProof/>
                                <w:lang w:val="en-US"/>
                              </w:rPr>
                              <w:t>”:</w:t>
                            </w:r>
                          </w:p>
                          <w:p w14:paraId="1D2BBC10"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t>[</w:t>
                            </w:r>
                          </w:p>
                          <w:p w14:paraId="31DA6331"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221C1D2E" w14:textId="7F05771B"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250094">
                              <w:rPr>
                                <w:rFonts w:ascii="Lucida Console" w:hAnsi="Lucida Console" w:cs="Courier New"/>
                                <w:noProof/>
                                <w:lang w:val="en-US"/>
                              </w:rPr>
                              <w:t>aaa</w:t>
                            </w:r>
                            <w:r>
                              <w:rPr>
                                <w:rFonts w:ascii="Lucida Console" w:hAnsi="Lucida Console" w:cs="Courier New"/>
                                <w:noProof/>
                                <w:lang w:val="en-US"/>
                              </w:rPr>
                              <w:t>”</w:t>
                            </w:r>
                            <w:r w:rsidRPr="00467BA8">
                              <w:rPr>
                                <w:rFonts w:ascii="Lucida Console" w:hAnsi="Lucida Console" w:cs="Courier New"/>
                                <w:noProof/>
                                <w:lang w:val="en-US"/>
                              </w:rPr>
                              <w:t>,</w:t>
                            </w:r>
                          </w:p>
                          <w:p w14:paraId="2B98210A" w14:textId="31156859"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sidR="00250094">
                              <w:rPr>
                                <w:rFonts w:ascii="Lucida Console" w:hAnsi="Lucida Console" w:cs="Courier New"/>
                                <w:noProof/>
                                <w:lang w:val="en-US"/>
                              </w:rPr>
                              <w:t>1</w:t>
                            </w:r>
                            <w:r>
                              <w:rPr>
                                <w:rFonts w:ascii="Lucida Console" w:hAnsi="Lucida Console" w:cs="Courier New"/>
                                <w:noProof/>
                                <w:lang w:val="en-US"/>
                              </w:rPr>
                              <w:t>”,</w:t>
                            </w:r>
                          </w:p>
                          <w:p w14:paraId="0638405F"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false</w:t>
                            </w:r>
                            <w:r>
                              <w:rPr>
                                <w:rFonts w:ascii="Lucida Console" w:hAnsi="Lucida Console" w:cs="Courier New"/>
                                <w:noProof/>
                                <w:lang w:val="en-US"/>
                              </w:rPr>
                              <w:t>,</w:t>
                            </w:r>
                          </w:p>
                          <w:p w14:paraId="370A37C8"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error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AgentReferredByStreamRun</w:t>
                            </w:r>
                            <w:r>
                              <w:rPr>
                                <w:rFonts w:ascii="Lucida Console" w:hAnsi="Lucida Console" w:cs="Courier New"/>
                                <w:noProof/>
                                <w:lang w:val="en-US"/>
                              </w:rPr>
                              <w:t>”,</w:t>
                            </w:r>
                          </w:p>
                          <w:p w14:paraId="1E0AC122"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1DA00826"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1F6568A2" w14:textId="732C6C56"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 xml:space="preserve">cursor: </w:t>
                            </w:r>
                            <w:r>
                              <w:rPr>
                                <w:rFonts w:ascii="Lucida Console" w:hAnsi="Lucida Console" w:cs="Courier New"/>
                                <w:noProof/>
                                <w:lang w:val="en-US"/>
                              </w:rPr>
                              <w:t>“</w:t>
                            </w:r>
                            <w:r w:rsidR="00250094">
                              <w:rPr>
                                <w:rFonts w:ascii="Lucida Console" w:hAnsi="Lucida Console" w:cs="Courier New"/>
                                <w:noProof/>
                                <w:lang w:val="en-US"/>
                              </w:rPr>
                              <w:t>bbb</w:t>
                            </w:r>
                            <w:r>
                              <w:rPr>
                                <w:rFonts w:ascii="Lucida Console" w:hAnsi="Lucida Console" w:cs="Courier New"/>
                                <w:noProof/>
                                <w:lang w:val="en-US"/>
                              </w:rPr>
                              <w:t>”</w:t>
                            </w:r>
                            <w:r w:rsidRPr="00467BA8">
                              <w:rPr>
                                <w:rFonts w:ascii="Lucida Console" w:hAnsi="Lucida Console" w:cs="Courier New"/>
                                <w:noProof/>
                                <w:lang w:val="en-US"/>
                              </w:rPr>
                              <w:t>,</w:t>
                            </w:r>
                          </w:p>
                          <w:p w14:paraId="106BC5A1" w14:textId="176231E9"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sidR="00250094">
                              <w:rPr>
                                <w:rFonts w:ascii="Lucida Console" w:hAnsi="Lucida Console" w:cs="Courier New"/>
                                <w:noProof/>
                                <w:lang w:val="en-US"/>
                              </w:rPr>
                              <w:t>2</w:t>
                            </w:r>
                            <w:r>
                              <w:rPr>
                                <w:rFonts w:ascii="Lucida Console" w:hAnsi="Lucida Console" w:cs="Courier New"/>
                                <w:noProof/>
                                <w:lang w:val="en-US"/>
                              </w:rPr>
                              <w:t>”</w:t>
                            </w:r>
                          </w:p>
                          <w:p w14:paraId="11895C80"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true</w:t>
                            </w:r>
                          </w:p>
                          <w:p w14:paraId="5DAE5804"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0473702B" w14:textId="77777777" w:rsidR="00616A0C" w:rsidRPr="00467BA8" w:rsidRDefault="00616A0C" w:rsidP="00616A0C">
                            <w:pPr>
                              <w:spacing w:after="0"/>
                              <w:ind w:firstLine="284"/>
                              <w:rPr>
                                <w:rFonts w:ascii="Lucida Console" w:hAnsi="Lucida Console" w:cs="Courier New"/>
                                <w:noProof/>
                                <w:lang w:val="en-US"/>
                              </w:rPr>
                            </w:pPr>
                            <w:r w:rsidRPr="00467BA8">
                              <w:rPr>
                                <w:rFonts w:ascii="Lucida Console" w:hAnsi="Lucida Console" w:cs="Courier New"/>
                                <w:noProof/>
                                <w:lang w:val="en-US"/>
                              </w:rPr>
                              <w:t>],</w:t>
                            </w:r>
                          </w:p>
                          <w:p w14:paraId="5BA2C583" w14:textId="77777777" w:rsidR="00616A0C" w:rsidRPr="00467BA8" w:rsidRDefault="00616A0C" w:rsidP="00616A0C">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hasErrors</w:t>
                            </w:r>
                            <w:r>
                              <w:rPr>
                                <w:rFonts w:ascii="Lucida Console" w:hAnsi="Lucida Console" w:cs="Courier New"/>
                                <w:noProof/>
                                <w:lang w:val="en-US"/>
                              </w:rPr>
                              <w:t>”</w:t>
                            </w:r>
                            <w:r w:rsidRPr="00467BA8">
                              <w:rPr>
                                <w:rFonts w:ascii="Lucida Console" w:hAnsi="Lucida Console" w:cs="Courier New"/>
                                <w:noProof/>
                                <w:lang w:val="en-US"/>
                              </w:rPr>
                              <w:t>: true,</w:t>
                            </w:r>
                          </w:p>
                          <w:p w14:paraId="0E800CA8" w14:textId="1EDC4C00" w:rsidR="00616A0C" w:rsidRPr="00467BA8" w:rsidRDefault="00616A0C" w:rsidP="00616A0C">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nextCursor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136FDF">
                              <w:rPr>
                                <w:rFonts w:ascii="Lucida Console" w:hAnsi="Lucida Console" w:cs="Courier New"/>
                                <w:noProof/>
                                <w:lang w:val="en-US"/>
                              </w:rPr>
                              <w:t>ccc</w:t>
                            </w:r>
                            <w:r>
                              <w:rPr>
                                <w:rFonts w:ascii="Lucida Console" w:hAnsi="Lucida Console" w:cs="Courier New"/>
                                <w:noProof/>
                                <w:lang w:val="en-US"/>
                              </w:rPr>
                              <w:t>”</w:t>
                            </w:r>
                          </w:p>
                          <w:p w14:paraId="6172493E" w14:textId="77777777" w:rsidR="00616A0C" w:rsidRPr="00467BA8" w:rsidRDefault="00616A0C" w:rsidP="00616A0C">
                            <w:pPr>
                              <w:spacing w:after="0"/>
                              <w:rPr>
                                <w:rFonts w:ascii="Lucida Console" w:hAnsi="Lucida Console"/>
                                <w:noProof/>
                                <w:lang w:val="en-US"/>
                              </w:rPr>
                            </w:pPr>
                            <w:r w:rsidRPr="00467BA8">
                              <w:rPr>
                                <w:rFonts w:ascii="Lucida Console" w:hAnsi="Lucida Console"/>
                                <w:noProo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25A5C" id="_x0000_s1027" type="#_x0000_t202" style="position:absolute;left:0;text-align:left;margin-left:0;margin-top:396.15pt;width:451.3pt;height:261.0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" o:allowoverlap="f" fillcolor="#a5a5a5 [2092]">
                <v:textbox>
                  <w:txbxContent>
                    <w:p w14:paraId="6F860E41" w14:textId="33BE82FD"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DELETE</w:t>
                      </w:r>
                      <w:r w:rsidRPr="00467BA8">
                        <w:rPr>
                          <w:rFonts w:ascii="Lucida Console" w:hAnsi="Lucida Console" w:cs="Courier New"/>
                          <w:noProof/>
                          <w:lang w:val="en-US"/>
                        </w:rPr>
                        <w:tab/>
                        <w:t>/api/</w:t>
                      </w:r>
                      <w:bookmarkStart w:id="50" w:name="_Hlk203390266"/>
                      <w:r w:rsidR="003432E5" w:rsidRPr="003432E5">
                        <w:rPr>
                          <w:rFonts w:ascii="Lucida Console" w:hAnsi="Lucida Console" w:cs="Courier New"/>
                          <w:noProof/>
                          <w:lang w:val="en-US"/>
                        </w:rPr>
                        <w:t>deletedagents</w:t>
                      </w:r>
                      <w:bookmarkEnd w:id="50"/>
                      <w:r w:rsidRPr="00467BA8">
                        <w:rPr>
                          <w:rFonts w:ascii="Lucida Console" w:hAnsi="Lucida Console" w:cs="Courier New"/>
                          <w:noProof/>
                          <w:lang w:val="en-US"/>
                        </w:rPr>
                        <w:t>/{mandatorCode}</w:t>
                      </w:r>
                      <w:r w:rsidRPr="00467BA8">
                        <w:rPr>
                          <w:rFonts w:ascii="Lucida Console" w:hAnsi="Lucida Console"/>
                          <w:lang w:val="en-US"/>
                        </w:rPr>
                        <w:t>?count=2</w:t>
                      </w:r>
                    </w:p>
                    <w:p w14:paraId="04DDCEE0"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w:t>
                      </w:r>
                    </w:p>
                    <w:p w14:paraId="4C561335"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t>“</w:t>
                      </w:r>
                      <w:r w:rsidRPr="00467BA8">
                        <w:rPr>
                          <w:rFonts w:ascii="Lucida Console" w:hAnsi="Lucida Console"/>
                          <w:lang w:val="en-US"/>
                        </w:rPr>
                        <w:t>results</w:t>
                      </w:r>
                      <w:r w:rsidRPr="00467BA8">
                        <w:rPr>
                          <w:rFonts w:ascii="Lucida Console" w:hAnsi="Lucida Console" w:cs="Courier New"/>
                          <w:noProof/>
                          <w:lang w:val="en-US"/>
                        </w:rPr>
                        <w:t>”:</w:t>
                      </w:r>
                    </w:p>
                    <w:p w14:paraId="1D2BBC10"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t>[</w:t>
                      </w:r>
                    </w:p>
                    <w:p w14:paraId="31DA6331"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221C1D2E" w14:textId="7F05771B"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250094">
                        <w:rPr>
                          <w:rFonts w:ascii="Lucida Console" w:hAnsi="Lucida Console" w:cs="Courier New"/>
                          <w:noProof/>
                          <w:lang w:val="en-US"/>
                        </w:rPr>
                        <w:t>aaa</w:t>
                      </w:r>
                      <w:r>
                        <w:rPr>
                          <w:rFonts w:ascii="Lucida Console" w:hAnsi="Lucida Console" w:cs="Courier New"/>
                          <w:noProof/>
                          <w:lang w:val="en-US"/>
                        </w:rPr>
                        <w:t>”</w:t>
                      </w:r>
                      <w:r w:rsidRPr="00467BA8">
                        <w:rPr>
                          <w:rFonts w:ascii="Lucida Console" w:hAnsi="Lucida Console" w:cs="Courier New"/>
                          <w:noProof/>
                          <w:lang w:val="en-US"/>
                        </w:rPr>
                        <w:t>,</w:t>
                      </w:r>
                    </w:p>
                    <w:p w14:paraId="2B98210A" w14:textId="31156859"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sidR="00250094">
                        <w:rPr>
                          <w:rFonts w:ascii="Lucida Console" w:hAnsi="Lucida Console" w:cs="Courier New"/>
                          <w:noProof/>
                          <w:lang w:val="en-US"/>
                        </w:rPr>
                        <w:t>1</w:t>
                      </w:r>
                      <w:r>
                        <w:rPr>
                          <w:rFonts w:ascii="Lucida Console" w:hAnsi="Lucida Console" w:cs="Courier New"/>
                          <w:noProof/>
                          <w:lang w:val="en-US"/>
                        </w:rPr>
                        <w:t>”,</w:t>
                      </w:r>
                    </w:p>
                    <w:p w14:paraId="0638405F"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false</w:t>
                      </w:r>
                      <w:r>
                        <w:rPr>
                          <w:rFonts w:ascii="Lucida Console" w:hAnsi="Lucida Console" w:cs="Courier New"/>
                          <w:noProof/>
                          <w:lang w:val="en-US"/>
                        </w:rPr>
                        <w:t>,</w:t>
                      </w:r>
                    </w:p>
                    <w:p w14:paraId="370A37C8"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error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AgentReferredByStreamRun</w:t>
                      </w:r>
                      <w:r>
                        <w:rPr>
                          <w:rFonts w:ascii="Lucida Console" w:hAnsi="Lucida Console" w:cs="Courier New"/>
                          <w:noProof/>
                          <w:lang w:val="en-US"/>
                        </w:rPr>
                        <w:t>”,</w:t>
                      </w:r>
                    </w:p>
                    <w:p w14:paraId="1E0AC122"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1DA00826"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1F6568A2" w14:textId="732C6C56"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 xml:space="preserve">cursor: </w:t>
                      </w:r>
                      <w:r>
                        <w:rPr>
                          <w:rFonts w:ascii="Lucida Console" w:hAnsi="Lucida Console" w:cs="Courier New"/>
                          <w:noProof/>
                          <w:lang w:val="en-US"/>
                        </w:rPr>
                        <w:t>“</w:t>
                      </w:r>
                      <w:r w:rsidR="00250094">
                        <w:rPr>
                          <w:rFonts w:ascii="Lucida Console" w:hAnsi="Lucida Console" w:cs="Courier New"/>
                          <w:noProof/>
                          <w:lang w:val="en-US"/>
                        </w:rPr>
                        <w:t>bbb</w:t>
                      </w:r>
                      <w:r>
                        <w:rPr>
                          <w:rFonts w:ascii="Lucida Console" w:hAnsi="Lucida Console" w:cs="Courier New"/>
                          <w:noProof/>
                          <w:lang w:val="en-US"/>
                        </w:rPr>
                        <w:t>”</w:t>
                      </w:r>
                      <w:r w:rsidRPr="00467BA8">
                        <w:rPr>
                          <w:rFonts w:ascii="Lucida Console" w:hAnsi="Lucida Console" w:cs="Courier New"/>
                          <w:noProof/>
                          <w:lang w:val="en-US"/>
                        </w:rPr>
                        <w:t>,</w:t>
                      </w:r>
                    </w:p>
                    <w:p w14:paraId="106BC5A1" w14:textId="176231E9"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sidR="00250094">
                        <w:rPr>
                          <w:rFonts w:ascii="Lucida Console" w:hAnsi="Lucida Console" w:cs="Courier New"/>
                          <w:noProof/>
                          <w:lang w:val="en-US"/>
                        </w:rPr>
                        <w:t>2</w:t>
                      </w:r>
                      <w:r>
                        <w:rPr>
                          <w:rFonts w:ascii="Lucida Console" w:hAnsi="Lucida Console" w:cs="Courier New"/>
                          <w:noProof/>
                          <w:lang w:val="en-US"/>
                        </w:rPr>
                        <w:t>”</w:t>
                      </w:r>
                    </w:p>
                    <w:p w14:paraId="11895C80"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true</w:t>
                      </w:r>
                    </w:p>
                    <w:p w14:paraId="5DAE5804" w14:textId="77777777" w:rsidR="00616A0C" w:rsidRPr="00467BA8" w:rsidRDefault="00616A0C" w:rsidP="00616A0C">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0473702B" w14:textId="77777777" w:rsidR="00616A0C" w:rsidRPr="00467BA8" w:rsidRDefault="00616A0C" w:rsidP="00616A0C">
                      <w:pPr>
                        <w:spacing w:after="0"/>
                        <w:ind w:firstLine="284"/>
                        <w:rPr>
                          <w:rFonts w:ascii="Lucida Console" w:hAnsi="Lucida Console" w:cs="Courier New"/>
                          <w:noProof/>
                          <w:lang w:val="en-US"/>
                        </w:rPr>
                      </w:pPr>
                      <w:r w:rsidRPr="00467BA8">
                        <w:rPr>
                          <w:rFonts w:ascii="Lucida Console" w:hAnsi="Lucida Console" w:cs="Courier New"/>
                          <w:noProof/>
                          <w:lang w:val="en-US"/>
                        </w:rPr>
                        <w:t>],</w:t>
                      </w:r>
                    </w:p>
                    <w:p w14:paraId="5BA2C583" w14:textId="77777777" w:rsidR="00616A0C" w:rsidRPr="00467BA8" w:rsidRDefault="00616A0C" w:rsidP="00616A0C">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hasErrors</w:t>
                      </w:r>
                      <w:r>
                        <w:rPr>
                          <w:rFonts w:ascii="Lucida Console" w:hAnsi="Lucida Console" w:cs="Courier New"/>
                          <w:noProof/>
                          <w:lang w:val="en-US"/>
                        </w:rPr>
                        <w:t>”</w:t>
                      </w:r>
                      <w:r w:rsidRPr="00467BA8">
                        <w:rPr>
                          <w:rFonts w:ascii="Lucida Console" w:hAnsi="Lucida Console" w:cs="Courier New"/>
                          <w:noProof/>
                          <w:lang w:val="en-US"/>
                        </w:rPr>
                        <w:t>: true,</w:t>
                      </w:r>
                    </w:p>
                    <w:p w14:paraId="0E800CA8" w14:textId="1EDC4C00" w:rsidR="00616A0C" w:rsidRPr="00467BA8" w:rsidRDefault="00616A0C" w:rsidP="00616A0C">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nextCursor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136FDF">
                        <w:rPr>
                          <w:rFonts w:ascii="Lucida Console" w:hAnsi="Lucida Console" w:cs="Courier New"/>
                          <w:noProof/>
                          <w:lang w:val="en-US"/>
                        </w:rPr>
                        <w:t>ccc</w:t>
                      </w:r>
                      <w:r>
                        <w:rPr>
                          <w:rFonts w:ascii="Lucida Console" w:hAnsi="Lucida Console" w:cs="Courier New"/>
                          <w:noProof/>
                          <w:lang w:val="en-US"/>
                        </w:rPr>
                        <w:t>”</w:t>
                      </w:r>
                    </w:p>
                    <w:p w14:paraId="6172493E" w14:textId="77777777" w:rsidR="00616A0C" w:rsidRPr="00467BA8" w:rsidRDefault="00616A0C" w:rsidP="00616A0C">
                      <w:pPr>
                        <w:spacing w:after="0"/>
                        <w:rPr>
                          <w:rFonts w:ascii="Lucida Console" w:hAnsi="Lucida Console"/>
                          <w:noProof/>
                          <w:lang w:val="en-US"/>
                        </w:rPr>
                      </w:pPr>
                      <w:r w:rsidRPr="00467BA8">
                        <w:rPr>
                          <w:rFonts w:ascii="Lucida Console" w:hAnsi="Lucida Console"/>
                          <w:noProof/>
                          <w:lang w:val="en-US"/>
                        </w:rPr>
                        <w:t>}</w:t>
                      </w:r>
                    </w:p>
                  </w:txbxContent>
                </v:textbox>
                <w10:wrap type="square" anchorx="margin"/>
                <w10:anchorlock/>
              </v:shape>
            </w:pict>
          </mc:Fallback>
        </mc:AlternateContent>
      </w:r>
    </w:p>
    <w:p w14:paraId="38172438" w14:textId="2D55D676" w:rsidR="00693BFE" w:rsidRPr="00693BFE" w:rsidRDefault="00372068" w:rsidP="00A068A3">
      <w:r>
        <w:lastRenderedPageBreak/>
        <w:t>Agent0</w:t>
      </w:r>
      <w:r w:rsidR="0068747B">
        <w:t>2</w:t>
      </w:r>
      <w:r>
        <w:t xml:space="preserve"> konnte erfolgreich physikalisch gelöscht werden, Agent0</w:t>
      </w:r>
      <w:r w:rsidR="0068747B">
        <w:t>1 nicht, da er noch durch einen Stream</w:t>
      </w:r>
      <w:r w:rsidR="007411B2">
        <w:t xml:space="preserve"> Run referenziert wird</w:t>
      </w:r>
      <w:r w:rsidR="00BB72D0">
        <w:t xml:space="preserve"> (Weitere mögliche Fehler siehe </w:t>
      </w:r>
      <w:r w:rsidR="00BB72D0">
        <w:fldChar w:fldCharType="begin"/>
      </w:r>
      <w:r w:rsidR="00BB72D0">
        <w:instrText xml:space="preserve"> REF _Ref212727169 \r \h </w:instrText>
      </w:r>
      <w:r w:rsidR="00BB72D0">
        <w:fldChar w:fldCharType="separate"/>
      </w:r>
      <w:r w:rsidR="00BB72D0">
        <w:t>3.6.3</w:t>
      </w:r>
      <w:r w:rsidR="00BB72D0">
        <w:fldChar w:fldCharType="end"/>
      </w:r>
      <w:r w:rsidR="00BB72D0">
        <w:t>)</w:t>
      </w:r>
      <w:r w:rsidR="007411B2">
        <w:t xml:space="preserve">. </w:t>
      </w:r>
      <w:r w:rsidR="00AB7675">
        <w:t xml:space="preserve">Mit dem </w:t>
      </w:r>
      <w:r w:rsidR="005724DA">
        <w:t>Wert für den nächsten Cursor</w:t>
      </w:r>
      <w:r w:rsidR="008E7C66">
        <w:t xml:space="preserve"> kann </w:t>
      </w:r>
      <w:r w:rsidR="005724DA">
        <w:t xml:space="preserve">ein </w:t>
      </w:r>
      <w:r w:rsidR="00616A0C">
        <w:t>weiterer</w:t>
      </w:r>
      <w:r w:rsidR="008E7C66">
        <w:t xml:space="preserve"> Request abgeschickt werden:</w:t>
      </w:r>
      <w:r w:rsidR="008E7C66" w:rsidRPr="008E7C66">
        <w:rPr>
          <w:noProof/>
        </w:rPr>
        <w:t xml:space="preserve"> </w:t>
      </w:r>
      <w:r w:rsidR="007411B2" w:rsidRPr="006F405B">
        <w:rPr>
          <w:noProof/>
          <w:lang w:val="en-US"/>
        </w:rPr>
        <mc:AlternateContent>
          <mc:Choice Requires="wps">
            <w:drawing>
              <wp:anchor distT="45720" distB="45720" distL="114300" distR="114300" simplePos="0" relativeHeight="251658247" behindDoc="0" locked="1" layoutInCell="1" allowOverlap="0" wp14:anchorId="72228A3A" wp14:editId="321DC33D">
                <wp:simplePos x="0" y="0"/>
                <wp:positionH relativeFrom="margin">
                  <wp:posOffset>0</wp:posOffset>
                </wp:positionH>
                <wp:positionV relativeFrom="paragraph">
                  <wp:posOffset>617855</wp:posOffset>
                </wp:positionV>
                <wp:extent cx="5731200" cy="3315600"/>
                <wp:effectExtent l="0" t="0" r="22225" b="18415"/>
                <wp:wrapSquare wrapText="bothSides"/>
                <wp:docPr id="48270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200" cy="3315600"/>
                        </a:xfrm>
                        <a:prstGeom prst="rect">
                          <a:avLst/>
                        </a:prstGeom>
                        <a:solidFill>
                          <a:schemeClr val="bg1">
                            <a:lumMod val="65000"/>
                          </a:schemeClr>
                        </a:solidFill>
                        <a:ln w="9525">
                          <a:solidFill>
                            <a:srgbClr val="000000"/>
                          </a:solidFill>
                          <a:miter lim="800000"/>
                          <a:headEnd/>
                          <a:tailEnd/>
                        </a:ln>
                      </wps:spPr>
                      <wps:txbx>
                        <w:txbxContent>
                          <w:p w14:paraId="1C5A8197" w14:textId="7B7C2070"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DELETE</w:t>
                            </w:r>
                            <w:r w:rsidRPr="00467BA8">
                              <w:rPr>
                                <w:rFonts w:ascii="Lucida Console" w:hAnsi="Lucida Console" w:cs="Courier New"/>
                                <w:noProof/>
                                <w:lang w:val="en-US"/>
                              </w:rPr>
                              <w:tab/>
                              <w:t>/api/</w:t>
                            </w:r>
                            <w:bookmarkStart w:id="51" w:name="_Hlk203390295"/>
                            <w:r w:rsidR="003432E5">
                              <w:rPr>
                                <w:rFonts w:ascii="Lucida Console" w:hAnsi="Lucida Console" w:cs="Courier New"/>
                                <w:noProof/>
                                <w:lang w:val="en-US"/>
                              </w:rPr>
                              <w:t>deletedagents</w:t>
                            </w:r>
                            <w:bookmarkEnd w:id="51"/>
                            <w:r w:rsidRPr="00467BA8">
                              <w:rPr>
                                <w:rFonts w:ascii="Lucida Console" w:hAnsi="Lucida Console" w:cs="Courier New"/>
                                <w:noProof/>
                                <w:lang w:val="en-US"/>
                              </w:rPr>
                              <w:t>/{mandatorCode}</w:t>
                            </w:r>
                            <w:r w:rsidRPr="00467BA8">
                              <w:rPr>
                                <w:rFonts w:ascii="Lucida Console" w:hAnsi="Lucida Console"/>
                                <w:lang w:val="en-US"/>
                              </w:rPr>
                              <w:t>?</w:t>
                            </w:r>
                            <w:r>
                              <w:rPr>
                                <w:rFonts w:ascii="Lucida Console" w:hAnsi="Lucida Console"/>
                                <w:lang w:val="en-US"/>
                              </w:rPr>
                              <w:t>from=ccc&amp;</w:t>
                            </w:r>
                            <w:r w:rsidRPr="00467BA8">
                              <w:rPr>
                                <w:rFonts w:ascii="Lucida Console" w:hAnsi="Lucida Console"/>
                                <w:lang w:val="en-US"/>
                              </w:rPr>
                              <w:t>count=2</w:t>
                            </w:r>
                          </w:p>
                          <w:p w14:paraId="572A2F3B"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w:t>
                            </w:r>
                          </w:p>
                          <w:p w14:paraId="0862DF2D"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t>“</w:t>
                            </w:r>
                            <w:r w:rsidRPr="00467BA8">
                              <w:rPr>
                                <w:rFonts w:ascii="Lucida Console" w:hAnsi="Lucida Console"/>
                                <w:lang w:val="en-US"/>
                              </w:rPr>
                              <w:t>results</w:t>
                            </w:r>
                            <w:r w:rsidRPr="00467BA8">
                              <w:rPr>
                                <w:rFonts w:ascii="Lucida Console" w:hAnsi="Lucida Console" w:cs="Courier New"/>
                                <w:noProof/>
                                <w:lang w:val="en-US"/>
                              </w:rPr>
                              <w:t>”:</w:t>
                            </w:r>
                          </w:p>
                          <w:p w14:paraId="541874AC"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t>[</w:t>
                            </w:r>
                          </w:p>
                          <w:p w14:paraId="4940D495"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572839C2"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“ccc”</w:t>
                            </w:r>
                            <w:r w:rsidRPr="00467BA8">
                              <w:rPr>
                                <w:rFonts w:ascii="Lucida Console" w:hAnsi="Lucida Console" w:cs="Courier New"/>
                                <w:noProof/>
                                <w:lang w:val="en-US"/>
                              </w:rPr>
                              <w:t>,</w:t>
                            </w:r>
                          </w:p>
                          <w:p w14:paraId="3D3CBB51"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Pr>
                                <w:rFonts w:ascii="Lucida Console" w:hAnsi="Lucida Console" w:cs="Courier New"/>
                                <w:noProof/>
                                <w:lang w:val="en-US"/>
                              </w:rPr>
                              <w:t>3”,</w:t>
                            </w:r>
                          </w:p>
                          <w:p w14:paraId="5DEAE538"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false</w:t>
                            </w:r>
                            <w:r>
                              <w:rPr>
                                <w:rFonts w:ascii="Lucida Console" w:hAnsi="Lucida Console" w:cs="Courier New"/>
                                <w:noProof/>
                                <w:lang w:val="en-US"/>
                              </w:rPr>
                              <w:t>,</w:t>
                            </w:r>
                          </w:p>
                          <w:p w14:paraId="17688A89"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error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AgentReferredByStreamRun</w:t>
                            </w:r>
                            <w:r>
                              <w:rPr>
                                <w:rFonts w:ascii="Lucida Console" w:hAnsi="Lucida Console" w:cs="Courier New"/>
                                <w:noProof/>
                                <w:lang w:val="en-US"/>
                              </w:rPr>
                              <w:t>”,</w:t>
                            </w:r>
                          </w:p>
                          <w:p w14:paraId="2097608B"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6A5F85DE"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6D9F7987" w14:textId="48A95898"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 xml:space="preserve">cursor: </w:t>
                            </w:r>
                            <w:r>
                              <w:rPr>
                                <w:rFonts w:ascii="Lucida Console" w:hAnsi="Lucida Console" w:cs="Courier New"/>
                                <w:noProof/>
                                <w:lang w:val="en-US"/>
                              </w:rPr>
                              <w:t>“</w:t>
                            </w:r>
                            <w:r w:rsidR="009040B0">
                              <w:rPr>
                                <w:rFonts w:ascii="Lucida Console" w:hAnsi="Lucida Console" w:cs="Courier New"/>
                                <w:noProof/>
                                <w:lang w:val="en-US"/>
                              </w:rPr>
                              <w:t>ddd</w:t>
                            </w:r>
                            <w:r>
                              <w:rPr>
                                <w:rFonts w:ascii="Lucida Console" w:hAnsi="Lucida Console" w:cs="Courier New"/>
                                <w:noProof/>
                                <w:lang w:val="en-US"/>
                              </w:rPr>
                              <w:t>”</w:t>
                            </w:r>
                            <w:r w:rsidRPr="00467BA8">
                              <w:rPr>
                                <w:rFonts w:ascii="Lucida Console" w:hAnsi="Lucida Console" w:cs="Courier New"/>
                                <w:noProof/>
                                <w:lang w:val="en-US"/>
                              </w:rPr>
                              <w:t>,</w:t>
                            </w:r>
                          </w:p>
                          <w:p w14:paraId="1A060EC1" w14:textId="1072C4DF"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sidR="009040B0">
                              <w:rPr>
                                <w:rFonts w:ascii="Lucida Console" w:hAnsi="Lucida Console" w:cs="Courier New"/>
                                <w:noProof/>
                                <w:lang w:val="en-US"/>
                              </w:rPr>
                              <w:t>4</w:t>
                            </w:r>
                            <w:r>
                              <w:rPr>
                                <w:rFonts w:ascii="Lucida Console" w:hAnsi="Lucida Console" w:cs="Courier New"/>
                                <w:noProof/>
                                <w:lang w:val="en-US"/>
                              </w:rPr>
                              <w:t>”</w:t>
                            </w:r>
                          </w:p>
                          <w:p w14:paraId="7570CC5D"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true</w:t>
                            </w:r>
                          </w:p>
                          <w:p w14:paraId="035D0C37"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23AA5A59" w14:textId="77777777" w:rsidR="007411B2" w:rsidRPr="00467BA8" w:rsidRDefault="007411B2" w:rsidP="007411B2">
                            <w:pPr>
                              <w:spacing w:after="0"/>
                              <w:ind w:firstLine="284"/>
                              <w:rPr>
                                <w:rFonts w:ascii="Lucida Console" w:hAnsi="Lucida Console" w:cs="Courier New"/>
                                <w:noProof/>
                                <w:lang w:val="en-US"/>
                              </w:rPr>
                            </w:pPr>
                            <w:r w:rsidRPr="00467BA8">
                              <w:rPr>
                                <w:rFonts w:ascii="Lucida Console" w:hAnsi="Lucida Console" w:cs="Courier New"/>
                                <w:noProof/>
                                <w:lang w:val="en-US"/>
                              </w:rPr>
                              <w:t>],</w:t>
                            </w:r>
                          </w:p>
                          <w:p w14:paraId="5958BCEE" w14:textId="77777777" w:rsidR="007411B2" w:rsidRPr="00467BA8" w:rsidRDefault="007411B2" w:rsidP="007411B2">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hasErrors</w:t>
                            </w:r>
                            <w:r>
                              <w:rPr>
                                <w:rFonts w:ascii="Lucida Console" w:hAnsi="Lucida Console" w:cs="Courier New"/>
                                <w:noProof/>
                                <w:lang w:val="en-US"/>
                              </w:rPr>
                              <w:t>”</w:t>
                            </w:r>
                            <w:r w:rsidRPr="00467BA8">
                              <w:rPr>
                                <w:rFonts w:ascii="Lucida Console" w:hAnsi="Lucida Console" w:cs="Courier New"/>
                                <w:noProof/>
                                <w:lang w:val="en-US"/>
                              </w:rPr>
                              <w:t>: true,</w:t>
                            </w:r>
                          </w:p>
                          <w:p w14:paraId="3C54E3EF" w14:textId="6AFF9C68" w:rsidR="007411B2" w:rsidRPr="00467BA8" w:rsidRDefault="007411B2" w:rsidP="007411B2">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nextCursor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9040B0">
                              <w:rPr>
                                <w:rFonts w:ascii="Lucida Console" w:hAnsi="Lucida Console" w:cs="Courier New"/>
                                <w:noProof/>
                                <w:lang w:val="en-US"/>
                              </w:rPr>
                              <w:t>eee</w:t>
                            </w:r>
                            <w:r>
                              <w:rPr>
                                <w:rFonts w:ascii="Lucida Console" w:hAnsi="Lucida Console" w:cs="Courier New"/>
                                <w:noProof/>
                                <w:lang w:val="en-US"/>
                              </w:rPr>
                              <w:t>”</w:t>
                            </w:r>
                          </w:p>
                          <w:p w14:paraId="1FB909C3" w14:textId="77777777" w:rsidR="007411B2" w:rsidRPr="00467BA8" w:rsidRDefault="007411B2" w:rsidP="007411B2">
                            <w:pPr>
                              <w:spacing w:after="0"/>
                              <w:rPr>
                                <w:rFonts w:ascii="Lucida Console" w:hAnsi="Lucida Console"/>
                                <w:noProof/>
                                <w:lang w:val="en-US"/>
                              </w:rPr>
                            </w:pPr>
                            <w:r w:rsidRPr="00467BA8">
                              <w:rPr>
                                <w:rFonts w:ascii="Lucida Console" w:hAnsi="Lucida Console"/>
                                <w:noProo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228A3A" id="_x0000_s1028" type="#_x0000_t202" style="position:absolute;left:0;text-align:left;margin-left:0;margin-top:48.65pt;width:451.3pt;height:261.05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" o:allowoverlap="f" fillcolor="#a5a5a5 [2092]">
                <v:textbox>
                  <w:txbxContent>
                    <w:p w14:paraId="1C5A8197" w14:textId="7B7C2070"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DELETE</w:t>
                      </w:r>
                      <w:r w:rsidRPr="00467BA8">
                        <w:rPr>
                          <w:rFonts w:ascii="Lucida Console" w:hAnsi="Lucida Console" w:cs="Courier New"/>
                          <w:noProof/>
                          <w:lang w:val="en-US"/>
                        </w:rPr>
                        <w:tab/>
                        <w:t>/api/</w:t>
                      </w:r>
                      <w:bookmarkStart w:id="52" w:name="_Hlk203390295"/>
                      <w:r w:rsidR="003432E5">
                        <w:rPr>
                          <w:rFonts w:ascii="Lucida Console" w:hAnsi="Lucida Console" w:cs="Courier New"/>
                          <w:noProof/>
                          <w:lang w:val="en-US"/>
                        </w:rPr>
                        <w:t>deletedagents</w:t>
                      </w:r>
                      <w:bookmarkEnd w:id="52"/>
                      <w:r w:rsidRPr="00467BA8">
                        <w:rPr>
                          <w:rFonts w:ascii="Lucida Console" w:hAnsi="Lucida Console" w:cs="Courier New"/>
                          <w:noProof/>
                          <w:lang w:val="en-US"/>
                        </w:rPr>
                        <w:t>/{mandatorCode}</w:t>
                      </w:r>
                      <w:r w:rsidRPr="00467BA8">
                        <w:rPr>
                          <w:rFonts w:ascii="Lucida Console" w:hAnsi="Lucida Console"/>
                          <w:lang w:val="en-US"/>
                        </w:rPr>
                        <w:t>?</w:t>
                      </w:r>
                      <w:r>
                        <w:rPr>
                          <w:rFonts w:ascii="Lucida Console" w:hAnsi="Lucida Console"/>
                          <w:lang w:val="en-US"/>
                        </w:rPr>
                        <w:t>from=ccc&amp;</w:t>
                      </w:r>
                      <w:r w:rsidRPr="00467BA8">
                        <w:rPr>
                          <w:rFonts w:ascii="Lucida Console" w:hAnsi="Lucida Console"/>
                          <w:lang w:val="en-US"/>
                        </w:rPr>
                        <w:t>count=2</w:t>
                      </w:r>
                    </w:p>
                    <w:p w14:paraId="572A2F3B"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w:t>
                      </w:r>
                    </w:p>
                    <w:p w14:paraId="0862DF2D"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t>“</w:t>
                      </w:r>
                      <w:r w:rsidRPr="00467BA8">
                        <w:rPr>
                          <w:rFonts w:ascii="Lucida Console" w:hAnsi="Lucida Console"/>
                          <w:lang w:val="en-US"/>
                        </w:rPr>
                        <w:t>results</w:t>
                      </w:r>
                      <w:r w:rsidRPr="00467BA8">
                        <w:rPr>
                          <w:rFonts w:ascii="Lucida Console" w:hAnsi="Lucida Console" w:cs="Courier New"/>
                          <w:noProof/>
                          <w:lang w:val="en-US"/>
                        </w:rPr>
                        <w:t>”:</w:t>
                      </w:r>
                    </w:p>
                    <w:p w14:paraId="541874AC"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t>[</w:t>
                      </w:r>
                    </w:p>
                    <w:p w14:paraId="4940D495"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572839C2"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“ccc”</w:t>
                      </w:r>
                      <w:r w:rsidRPr="00467BA8">
                        <w:rPr>
                          <w:rFonts w:ascii="Lucida Console" w:hAnsi="Lucida Console" w:cs="Courier New"/>
                          <w:noProof/>
                          <w:lang w:val="en-US"/>
                        </w:rPr>
                        <w:t>,</w:t>
                      </w:r>
                    </w:p>
                    <w:p w14:paraId="3D3CBB51"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Pr>
                          <w:rFonts w:ascii="Lucida Console" w:hAnsi="Lucida Console" w:cs="Courier New"/>
                          <w:noProof/>
                          <w:lang w:val="en-US"/>
                        </w:rPr>
                        <w:t>3”,</w:t>
                      </w:r>
                    </w:p>
                    <w:p w14:paraId="5DEAE538"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false</w:t>
                      </w:r>
                      <w:r>
                        <w:rPr>
                          <w:rFonts w:ascii="Lucida Console" w:hAnsi="Lucida Console" w:cs="Courier New"/>
                          <w:noProof/>
                          <w:lang w:val="en-US"/>
                        </w:rPr>
                        <w:t>,</w:t>
                      </w:r>
                    </w:p>
                    <w:p w14:paraId="17688A89"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error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AgentReferredByStreamRun</w:t>
                      </w:r>
                      <w:r>
                        <w:rPr>
                          <w:rFonts w:ascii="Lucida Console" w:hAnsi="Lucida Console" w:cs="Courier New"/>
                          <w:noProof/>
                          <w:lang w:val="en-US"/>
                        </w:rPr>
                        <w:t>”,</w:t>
                      </w:r>
                    </w:p>
                    <w:p w14:paraId="2097608B"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6A5F85DE"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6D9F7987" w14:textId="48A95898"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 xml:space="preserve">cursor: </w:t>
                      </w:r>
                      <w:r>
                        <w:rPr>
                          <w:rFonts w:ascii="Lucida Console" w:hAnsi="Lucida Console" w:cs="Courier New"/>
                          <w:noProof/>
                          <w:lang w:val="en-US"/>
                        </w:rPr>
                        <w:t>“</w:t>
                      </w:r>
                      <w:r w:rsidR="009040B0">
                        <w:rPr>
                          <w:rFonts w:ascii="Lucida Console" w:hAnsi="Lucida Console" w:cs="Courier New"/>
                          <w:noProof/>
                          <w:lang w:val="en-US"/>
                        </w:rPr>
                        <w:t>ddd</w:t>
                      </w:r>
                      <w:r>
                        <w:rPr>
                          <w:rFonts w:ascii="Lucida Console" w:hAnsi="Lucida Console" w:cs="Courier New"/>
                          <w:noProof/>
                          <w:lang w:val="en-US"/>
                        </w:rPr>
                        <w:t>”</w:t>
                      </w:r>
                      <w:r w:rsidRPr="00467BA8">
                        <w:rPr>
                          <w:rFonts w:ascii="Lucida Console" w:hAnsi="Lucida Console" w:cs="Courier New"/>
                          <w:noProof/>
                          <w:lang w:val="en-US"/>
                        </w:rPr>
                        <w:t>,</w:t>
                      </w:r>
                    </w:p>
                    <w:p w14:paraId="1A060EC1" w14:textId="1072C4DF"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sidR="009040B0">
                        <w:rPr>
                          <w:rFonts w:ascii="Lucida Console" w:hAnsi="Lucida Console" w:cs="Courier New"/>
                          <w:noProof/>
                          <w:lang w:val="en-US"/>
                        </w:rPr>
                        <w:t>4</w:t>
                      </w:r>
                      <w:r>
                        <w:rPr>
                          <w:rFonts w:ascii="Lucida Console" w:hAnsi="Lucida Console" w:cs="Courier New"/>
                          <w:noProof/>
                          <w:lang w:val="en-US"/>
                        </w:rPr>
                        <w:t>”</w:t>
                      </w:r>
                    </w:p>
                    <w:p w14:paraId="7570CC5D"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true</w:t>
                      </w:r>
                    </w:p>
                    <w:p w14:paraId="035D0C37" w14:textId="77777777" w:rsidR="007411B2" w:rsidRPr="00467BA8" w:rsidRDefault="007411B2" w:rsidP="007411B2">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23AA5A59" w14:textId="77777777" w:rsidR="007411B2" w:rsidRPr="00467BA8" w:rsidRDefault="007411B2" w:rsidP="007411B2">
                      <w:pPr>
                        <w:spacing w:after="0"/>
                        <w:ind w:firstLine="284"/>
                        <w:rPr>
                          <w:rFonts w:ascii="Lucida Console" w:hAnsi="Lucida Console" w:cs="Courier New"/>
                          <w:noProof/>
                          <w:lang w:val="en-US"/>
                        </w:rPr>
                      </w:pPr>
                      <w:r w:rsidRPr="00467BA8">
                        <w:rPr>
                          <w:rFonts w:ascii="Lucida Console" w:hAnsi="Lucida Console" w:cs="Courier New"/>
                          <w:noProof/>
                          <w:lang w:val="en-US"/>
                        </w:rPr>
                        <w:t>],</w:t>
                      </w:r>
                    </w:p>
                    <w:p w14:paraId="5958BCEE" w14:textId="77777777" w:rsidR="007411B2" w:rsidRPr="00467BA8" w:rsidRDefault="007411B2" w:rsidP="007411B2">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hasErrors</w:t>
                      </w:r>
                      <w:r>
                        <w:rPr>
                          <w:rFonts w:ascii="Lucida Console" w:hAnsi="Lucida Console" w:cs="Courier New"/>
                          <w:noProof/>
                          <w:lang w:val="en-US"/>
                        </w:rPr>
                        <w:t>”</w:t>
                      </w:r>
                      <w:r w:rsidRPr="00467BA8">
                        <w:rPr>
                          <w:rFonts w:ascii="Lucida Console" w:hAnsi="Lucida Console" w:cs="Courier New"/>
                          <w:noProof/>
                          <w:lang w:val="en-US"/>
                        </w:rPr>
                        <w:t>: true,</w:t>
                      </w:r>
                    </w:p>
                    <w:p w14:paraId="3C54E3EF" w14:textId="6AFF9C68" w:rsidR="007411B2" w:rsidRPr="00467BA8" w:rsidRDefault="007411B2" w:rsidP="007411B2">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nextCursor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9040B0">
                        <w:rPr>
                          <w:rFonts w:ascii="Lucida Console" w:hAnsi="Lucida Console" w:cs="Courier New"/>
                          <w:noProof/>
                          <w:lang w:val="en-US"/>
                        </w:rPr>
                        <w:t>eee</w:t>
                      </w:r>
                      <w:r>
                        <w:rPr>
                          <w:rFonts w:ascii="Lucida Console" w:hAnsi="Lucida Console" w:cs="Courier New"/>
                          <w:noProof/>
                          <w:lang w:val="en-US"/>
                        </w:rPr>
                        <w:t>”</w:t>
                      </w:r>
                    </w:p>
                    <w:p w14:paraId="1FB909C3" w14:textId="77777777" w:rsidR="007411B2" w:rsidRPr="00467BA8" w:rsidRDefault="007411B2" w:rsidP="007411B2">
                      <w:pPr>
                        <w:spacing w:after="0"/>
                        <w:rPr>
                          <w:rFonts w:ascii="Lucida Console" w:hAnsi="Lucida Console"/>
                          <w:noProof/>
                          <w:lang w:val="en-US"/>
                        </w:rPr>
                      </w:pPr>
                      <w:r w:rsidRPr="00467BA8">
                        <w:rPr>
                          <w:rFonts w:ascii="Lucida Console" w:hAnsi="Lucida Console"/>
                          <w:noProof/>
                          <w:lang w:val="en-US"/>
                        </w:rPr>
                        <w:t>}</w:t>
                      </w:r>
                    </w:p>
                  </w:txbxContent>
                </v:textbox>
                <w10:wrap type="square" anchorx="margin"/>
                <w10:anchorlock/>
              </v:shape>
            </w:pict>
          </mc:Fallback>
        </mc:AlternateContent>
      </w:r>
    </w:p>
    <w:p w14:paraId="4B0C8FBA" w14:textId="5373C80F" w:rsidR="005A2F0E" w:rsidRDefault="0093044A" w:rsidP="008642A5">
      <w:bookmarkStart w:id="53" w:name="_Hlk200638505"/>
      <w:r>
        <w:t>Dieser Prozess wird</w:t>
      </w:r>
      <w:r w:rsidR="003B1493">
        <w:t xml:space="preserve"> </w:t>
      </w:r>
      <w:r w:rsidR="00E828F4">
        <w:t>so lange</w:t>
      </w:r>
      <w:r>
        <w:t xml:space="preserve"> fortgesetzt, bis </w:t>
      </w:r>
      <w:r w:rsidR="00144CBA">
        <w:t xml:space="preserve">einmal </w:t>
      </w:r>
      <w:r w:rsidR="0042222E">
        <w:t xml:space="preserve">über alle Agenten in der Liste iteriert </w:t>
      </w:r>
      <w:r w:rsidR="00144CBA">
        <w:t xml:space="preserve">worden und der Wert für den </w:t>
      </w:r>
      <w:bookmarkEnd w:id="53"/>
      <w:r w:rsidR="00144CBA">
        <w:t>nächsten Cursor null ist:</w:t>
      </w:r>
      <w:r w:rsidR="00E828F4" w:rsidRPr="00E828F4">
        <w:rPr>
          <w:noProof/>
        </w:rPr>
        <w:t xml:space="preserve"> </w:t>
      </w:r>
      <w:r w:rsidR="00E828F4" w:rsidRPr="006F405B">
        <w:rPr>
          <w:noProof/>
          <w:lang w:val="en-US"/>
        </w:rPr>
        <mc:AlternateContent>
          <mc:Choice Requires="wps">
            <w:drawing>
              <wp:anchor distT="45720" distB="45720" distL="114300" distR="114300" simplePos="0" relativeHeight="251658244" behindDoc="0" locked="1" layoutInCell="1" allowOverlap="0" wp14:anchorId="63C6035A" wp14:editId="3E7B6DC2">
                <wp:simplePos x="0" y="0"/>
                <wp:positionH relativeFrom="margin">
                  <wp:posOffset>0</wp:posOffset>
                </wp:positionH>
                <wp:positionV relativeFrom="paragraph">
                  <wp:posOffset>3870960</wp:posOffset>
                </wp:positionV>
                <wp:extent cx="5731200" cy="2556000"/>
                <wp:effectExtent l="0" t="0" r="22225" b="15875"/>
                <wp:wrapSquare wrapText="bothSides"/>
                <wp:docPr id="357429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200" cy="2556000"/>
                        </a:xfrm>
                        <a:prstGeom prst="rect">
                          <a:avLst/>
                        </a:prstGeom>
                        <a:solidFill>
                          <a:schemeClr val="bg1">
                            <a:lumMod val="65000"/>
                          </a:schemeClr>
                        </a:solidFill>
                        <a:ln w="9525">
                          <a:solidFill>
                            <a:srgbClr val="000000"/>
                          </a:solidFill>
                          <a:miter lim="800000"/>
                          <a:headEnd/>
                          <a:tailEnd/>
                        </a:ln>
                      </wps:spPr>
                      <wps:txbx>
                        <w:txbxContent>
                          <w:p w14:paraId="118EC6E9" w14:textId="0FE04A60"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DELETE</w:t>
                            </w:r>
                            <w:r w:rsidRPr="00467BA8">
                              <w:rPr>
                                <w:rFonts w:ascii="Lucida Console" w:hAnsi="Lucida Console" w:cs="Courier New"/>
                                <w:noProof/>
                                <w:lang w:val="en-US"/>
                              </w:rPr>
                              <w:tab/>
                              <w:t>/api/</w:t>
                            </w:r>
                            <w:r w:rsidR="00BE7A94">
                              <w:rPr>
                                <w:rFonts w:ascii="Lucida Console" w:hAnsi="Lucida Console" w:cs="Courier New"/>
                                <w:noProof/>
                                <w:lang w:val="en-US"/>
                              </w:rPr>
                              <w:t>deleted</w:t>
                            </w:r>
                            <w:r w:rsidRPr="00467BA8">
                              <w:rPr>
                                <w:rFonts w:ascii="Lucida Console" w:hAnsi="Lucida Console" w:cs="Courier New"/>
                                <w:noProof/>
                                <w:lang w:val="en-US"/>
                              </w:rPr>
                              <w:t>agents/{mandatorCode}</w:t>
                            </w:r>
                            <w:r w:rsidRPr="00467BA8">
                              <w:rPr>
                                <w:rFonts w:ascii="Lucida Console" w:hAnsi="Lucida Console"/>
                                <w:lang w:val="en-US"/>
                              </w:rPr>
                              <w:t>?</w:t>
                            </w:r>
                            <w:r>
                              <w:rPr>
                                <w:rFonts w:ascii="Lucida Console" w:hAnsi="Lucida Console"/>
                                <w:lang w:val="en-US"/>
                              </w:rPr>
                              <w:t>from=</w:t>
                            </w:r>
                            <w:r w:rsidR="009040B0">
                              <w:rPr>
                                <w:rFonts w:ascii="Lucida Console" w:hAnsi="Lucida Console"/>
                                <w:lang w:val="en-US"/>
                              </w:rPr>
                              <w:t>eee</w:t>
                            </w:r>
                            <w:r>
                              <w:rPr>
                                <w:rFonts w:ascii="Lucida Console" w:hAnsi="Lucida Console"/>
                                <w:lang w:val="en-US"/>
                              </w:rPr>
                              <w:t>&amp;</w:t>
                            </w:r>
                            <w:r w:rsidRPr="00467BA8">
                              <w:rPr>
                                <w:rFonts w:ascii="Lucida Console" w:hAnsi="Lucida Console"/>
                                <w:lang w:val="en-US"/>
                              </w:rPr>
                              <w:t>count=2</w:t>
                            </w:r>
                          </w:p>
                          <w:p w14:paraId="2D719138"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w:t>
                            </w:r>
                          </w:p>
                          <w:p w14:paraId="78DCCA23"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t>“</w:t>
                            </w:r>
                            <w:r w:rsidRPr="00467BA8">
                              <w:rPr>
                                <w:rFonts w:ascii="Lucida Console" w:hAnsi="Lucida Console"/>
                                <w:lang w:val="en-US"/>
                              </w:rPr>
                              <w:t>results</w:t>
                            </w:r>
                            <w:r w:rsidRPr="00467BA8">
                              <w:rPr>
                                <w:rFonts w:ascii="Lucida Console" w:hAnsi="Lucida Console" w:cs="Courier New"/>
                                <w:noProof/>
                                <w:lang w:val="en-US"/>
                              </w:rPr>
                              <w:t>”:</w:t>
                            </w:r>
                          </w:p>
                          <w:p w14:paraId="494394C7"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t>[</w:t>
                            </w:r>
                          </w:p>
                          <w:p w14:paraId="40AF7E12"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278441F8" w14:textId="4E9A03ED"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9040B0">
                              <w:rPr>
                                <w:rFonts w:ascii="Lucida Console" w:hAnsi="Lucida Console" w:cs="Courier New"/>
                                <w:noProof/>
                                <w:lang w:val="en-US"/>
                              </w:rPr>
                              <w:t>eee</w:t>
                            </w:r>
                            <w:r>
                              <w:rPr>
                                <w:rFonts w:ascii="Lucida Console" w:hAnsi="Lucida Console" w:cs="Courier New"/>
                                <w:noProof/>
                                <w:lang w:val="en-US"/>
                              </w:rPr>
                              <w:t>”</w:t>
                            </w:r>
                            <w:r w:rsidRPr="00467BA8">
                              <w:rPr>
                                <w:rFonts w:ascii="Lucida Console" w:hAnsi="Lucida Console" w:cs="Courier New"/>
                                <w:noProof/>
                                <w:lang w:val="en-US"/>
                              </w:rPr>
                              <w:t>,</w:t>
                            </w:r>
                          </w:p>
                          <w:p w14:paraId="17E3A13C" w14:textId="4ACFFFFC"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sidR="009040B0">
                              <w:rPr>
                                <w:rFonts w:ascii="Lucida Console" w:hAnsi="Lucida Console" w:cs="Courier New"/>
                                <w:noProof/>
                                <w:lang w:val="en-US"/>
                              </w:rPr>
                              <w:t>5</w:t>
                            </w:r>
                            <w:r>
                              <w:rPr>
                                <w:rFonts w:ascii="Lucida Console" w:hAnsi="Lucida Console" w:cs="Courier New"/>
                                <w:noProof/>
                                <w:lang w:val="en-US"/>
                              </w:rPr>
                              <w:t>”,</w:t>
                            </w:r>
                          </w:p>
                          <w:p w14:paraId="1BC90317" w14:textId="401A4982" w:rsidR="00E828F4" w:rsidRPr="00467BA8" w:rsidRDefault="00E828F4" w:rsidP="009040B0">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xml:space="preserve">: </w:t>
                            </w:r>
                            <w:r w:rsidR="009040B0">
                              <w:rPr>
                                <w:rFonts w:ascii="Lucida Console" w:hAnsi="Lucida Console" w:cs="Courier New"/>
                                <w:noProof/>
                                <w:lang w:val="en-US"/>
                              </w:rPr>
                              <w:t>true</w:t>
                            </w:r>
                          </w:p>
                          <w:p w14:paraId="09885915"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4ECE384B" w14:textId="77777777" w:rsidR="00E828F4" w:rsidRPr="00467BA8" w:rsidRDefault="00E828F4" w:rsidP="00E828F4">
                            <w:pPr>
                              <w:spacing w:after="0"/>
                              <w:ind w:firstLine="284"/>
                              <w:rPr>
                                <w:rFonts w:ascii="Lucida Console" w:hAnsi="Lucida Console" w:cs="Courier New"/>
                                <w:noProof/>
                                <w:lang w:val="en-US"/>
                              </w:rPr>
                            </w:pPr>
                            <w:r w:rsidRPr="00467BA8">
                              <w:rPr>
                                <w:rFonts w:ascii="Lucida Console" w:hAnsi="Lucida Console" w:cs="Courier New"/>
                                <w:noProof/>
                                <w:lang w:val="en-US"/>
                              </w:rPr>
                              <w:t>],</w:t>
                            </w:r>
                          </w:p>
                          <w:p w14:paraId="585281E4" w14:textId="77777777" w:rsidR="00E828F4" w:rsidRPr="00467BA8" w:rsidRDefault="00E828F4" w:rsidP="00E828F4">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hasErrors</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false</w:t>
                            </w:r>
                            <w:r w:rsidRPr="00467BA8">
                              <w:rPr>
                                <w:rFonts w:ascii="Lucida Console" w:hAnsi="Lucida Console" w:cs="Courier New"/>
                                <w:noProof/>
                                <w:lang w:val="en-US"/>
                              </w:rPr>
                              <w:t>,</w:t>
                            </w:r>
                          </w:p>
                          <w:p w14:paraId="704DF033" w14:textId="77777777" w:rsidR="00E828F4" w:rsidRPr="00467BA8" w:rsidRDefault="00E828F4" w:rsidP="00E828F4">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nextCursor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null</w:t>
                            </w:r>
                          </w:p>
                          <w:p w14:paraId="7904D5B3" w14:textId="77777777" w:rsidR="00E828F4" w:rsidRPr="00467BA8" w:rsidRDefault="00E828F4" w:rsidP="00E828F4">
                            <w:pPr>
                              <w:spacing w:after="0"/>
                              <w:rPr>
                                <w:rFonts w:ascii="Lucida Console" w:hAnsi="Lucida Console"/>
                                <w:noProof/>
                                <w:lang w:val="en-US"/>
                              </w:rPr>
                            </w:pPr>
                            <w:r w:rsidRPr="00467BA8">
                              <w:rPr>
                                <w:rFonts w:ascii="Lucida Console" w:hAnsi="Lucida Console"/>
                                <w:noProo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6035A" id="_x0000_s1029" type="#_x0000_t202" style="position:absolute;left:0;text-align:left;margin-left:0;margin-top:304.8pt;width:451.3pt;height:201.2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" o:allowoverlap="f" fillcolor="#a5a5a5 [2092]">
                <v:textbox>
                  <w:txbxContent>
                    <w:p w14:paraId="118EC6E9" w14:textId="0FE04A60"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DELETE</w:t>
                      </w:r>
                      <w:r w:rsidRPr="00467BA8">
                        <w:rPr>
                          <w:rFonts w:ascii="Lucida Console" w:hAnsi="Lucida Console" w:cs="Courier New"/>
                          <w:noProof/>
                          <w:lang w:val="en-US"/>
                        </w:rPr>
                        <w:tab/>
                        <w:t>/api/</w:t>
                      </w:r>
                      <w:r w:rsidR="00BE7A94">
                        <w:rPr>
                          <w:rFonts w:ascii="Lucida Console" w:hAnsi="Lucida Console" w:cs="Courier New"/>
                          <w:noProof/>
                          <w:lang w:val="en-US"/>
                        </w:rPr>
                        <w:t>deleted</w:t>
                      </w:r>
                      <w:r w:rsidRPr="00467BA8">
                        <w:rPr>
                          <w:rFonts w:ascii="Lucida Console" w:hAnsi="Lucida Console" w:cs="Courier New"/>
                          <w:noProof/>
                          <w:lang w:val="en-US"/>
                        </w:rPr>
                        <w:t>agents/{mandatorCode}</w:t>
                      </w:r>
                      <w:r w:rsidRPr="00467BA8">
                        <w:rPr>
                          <w:rFonts w:ascii="Lucida Console" w:hAnsi="Lucida Console"/>
                          <w:lang w:val="en-US"/>
                        </w:rPr>
                        <w:t>?</w:t>
                      </w:r>
                      <w:r>
                        <w:rPr>
                          <w:rFonts w:ascii="Lucida Console" w:hAnsi="Lucida Console"/>
                          <w:lang w:val="en-US"/>
                        </w:rPr>
                        <w:t>from=</w:t>
                      </w:r>
                      <w:r w:rsidR="009040B0">
                        <w:rPr>
                          <w:rFonts w:ascii="Lucida Console" w:hAnsi="Lucida Console"/>
                          <w:lang w:val="en-US"/>
                        </w:rPr>
                        <w:t>eee</w:t>
                      </w:r>
                      <w:r>
                        <w:rPr>
                          <w:rFonts w:ascii="Lucida Console" w:hAnsi="Lucida Console"/>
                          <w:lang w:val="en-US"/>
                        </w:rPr>
                        <w:t>&amp;</w:t>
                      </w:r>
                      <w:r w:rsidRPr="00467BA8">
                        <w:rPr>
                          <w:rFonts w:ascii="Lucida Console" w:hAnsi="Lucida Console"/>
                          <w:lang w:val="en-US"/>
                        </w:rPr>
                        <w:t>count=2</w:t>
                      </w:r>
                    </w:p>
                    <w:p w14:paraId="2D719138"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w:t>
                      </w:r>
                    </w:p>
                    <w:p w14:paraId="78DCCA23"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t>“</w:t>
                      </w:r>
                      <w:r w:rsidRPr="00467BA8">
                        <w:rPr>
                          <w:rFonts w:ascii="Lucida Console" w:hAnsi="Lucida Console"/>
                          <w:lang w:val="en-US"/>
                        </w:rPr>
                        <w:t>results</w:t>
                      </w:r>
                      <w:r w:rsidRPr="00467BA8">
                        <w:rPr>
                          <w:rFonts w:ascii="Lucida Console" w:hAnsi="Lucida Console" w:cs="Courier New"/>
                          <w:noProof/>
                          <w:lang w:val="en-US"/>
                        </w:rPr>
                        <w:t>”:</w:t>
                      </w:r>
                    </w:p>
                    <w:p w14:paraId="494394C7"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t>[</w:t>
                      </w:r>
                    </w:p>
                    <w:p w14:paraId="40AF7E12"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278441F8" w14:textId="4E9A03ED"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9040B0">
                        <w:rPr>
                          <w:rFonts w:ascii="Lucida Console" w:hAnsi="Lucida Console" w:cs="Courier New"/>
                          <w:noProof/>
                          <w:lang w:val="en-US"/>
                        </w:rPr>
                        <w:t>eee</w:t>
                      </w:r>
                      <w:r>
                        <w:rPr>
                          <w:rFonts w:ascii="Lucida Console" w:hAnsi="Lucida Console" w:cs="Courier New"/>
                          <w:noProof/>
                          <w:lang w:val="en-US"/>
                        </w:rPr>
                        <w:t>”</w:t>
                      </w:r>
                      <w:r w:rsidRPr="00467BA8">
                        <w:rPr>
                          <w:rFonts w:ascii="Lucida Console" w:hAnsi="Lucida Console" w:cs="Courier New"/>
                          <w:noProof/>
                          <w:lang w:val="en-US"/>
                        </w:rPr>
                        <w:t>,</w:t>
                      </w:r>
                    </w:p>
                    <w:p w14:paraId="17E3A13C" w14:textId="4ACFFFFC"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w:t>
                      </w:r>
                      <w:r w:rsidR="009040B0">
                        <w:rPr>
                          <w:rFonts w:ascii="Lucida Console" w:hAnsi="Lucida Console" w:cs="Courier New"/>
                          <w:noProof/>
                          <w:lang w:val="en-US"/>
                        </w:rPr>
                        <w:t>5</w:t>
                      </w:r>
                      <w:r>
                        <w:rPr>
                          <w:rFonts w:ascii="Lucida Console" w:hAnsi="Lucida Console" w:cs="Courier New"/>
                          <w:noProof/>
                          <w:lang w:val="en-US"/>
                        </w:rPr>
                        <w:t>”,</w:t>
                      </w:r>
                    </w:p>
                    <w:p w14:paraId="1BC90317" w14:textId="401A4982" w:rsidR="00E828F4" w:rsidRPr="00467BA8" w:rsidRDefault="00E828F4" w:rsidP="009040B0">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xml:space="preserve">: </w:t>
                      </w:r>
                      <w:r w:rsidR="009040B0">
                        <w:rPr>
                          <w:rFonts w:ascii="Lucida Console" w:hAnsi="Lucida Console" w:cs="Courier New"/>
                          <w:noProof/>
                          <w:lang w:val="en-US"/>
                        </w:rPr>
                        <w:t>true</w:t>
                      </w:r>
                    </w:p>
                    <w:p w14:paraId="09885915" w14:textId="77777777" w:rsidR="00E828F4" w:rsidRPr="00467BA8" w:rsidRDefault="00E828F4" w:rsidP="00E828F4">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4ECE384B" w14:textId="77777777" w:rsidR="00E828F4" w:rsidRPr="00467BA8" w:rsidRDefault="00E828F4" w:rsidP="00E828F4">
                      <w:pPr>
                        <w:spacing w:after="0"/>
                        <w:ind w:firstLine="284"/>
                        <w:rPr>
                          <w:rFonts w:ascii="Lucida Console" w:hAnsi="Lucida Console" w:cs="Courier New"/>
                          <w:noProof/>
                          <w:lang w:val="en-US"/>
                        </w:rPr>
                      </w:pPr>
                      <w:r w:rsidRPr="00467BA8">
                        <w:rPr>
                          <w:rFonts w:ascii="Lucida Console" w:hAnsi="Lucida Console" w:cs="Courier New"/>
                          <w:noProof/>
                          <w:lang w:val="en-US"/>
                        </w:rPr>
                        <w:t>],</w:t>
                      </w:r>
                    </w:p>
                    <w:p w14:paraId="585281E4" w14:textId="77777777" w:rsidR="00E828F4" w:rsidRPr="00467BA8" w:rsidRDefault="00E828F4" w:rsidP="00E828F4">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hasErrors</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false</w:t>
                      </w:r>
                      <w:r w:rsidRPr="00467BA8">
                        <w:rPr>
                          <w:rFonts w:ascii="Lucida Console" w:hAnsi="Lucida Console" w:cs="Courier New"/>
                          <w:noProof/>
                          <w:lang w:val="en-US"/>
                        </w:rPr>
                        <w:t>,</w:t>
                      </w:r>
                    </w:p>
                    <w:p w14:paraId="704DF033" w14:textId="77777777" w:rsidR="00E828F4" w:rsidRPr="00467BA8" w:rsidRDefault="00E828F4" w:rsidP="00E828F4">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nextCursor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null</w:t>
                      </w:r>
                    </w:p>
                    <w:p w14:paraId="7904D5B3" w14:textId="77777777" w:rsidR="00E828F4" w:rsidRPr="00467BA8" w:rsidRDefault="00E828F4" w:rsidP="00E828F4">
                      <w:pPr>
                        <w:spacing w:after="0"/>
                        <w:rPr>
                          <w:rFonts w:ascii="Lucida Console" w:hAnsi="Lucida Console"/>
                          <w:noProof/>
                          <w:lang w:val="en-US"/>
                        </w:rPr>
                      </w:pPr>
                      <w:r w:rsidRPr="00467BA8">
                        <w:rPr>
                          <w:rFonts w:ascii="Lucida Console" w:hAnsi="Lucida Console"/>
                          <w:noProof/>
                          <w:lang w:val="en-US"/>
                        </w:rPr>
                        <w:t>}</w:t>
                      </w:r>
                    </w:p>
                  </w:txbxContent>
                </v:textbox>
                <w10:wrap type="square" anchorx="margin"/>
                <w10:anchorlock/>
              </v:shape>
            </w:pict>
          </mc:Fallback>
        </mc:AlternateContent>
      </w:r>
    </w:p>
    <w:p w14:paraId="5A6EF3A4" w14:textId="6AC2E6D0" w:rsidR="008C0DD3" w:rsidRDefault="009E33E6" w:rsidP="008C0DD3">
      <w:r>
        <w:t xml:space="preserve">Eine erneute Abfrage der logisch gelöschten Agenten gibt jetzt nur noch </w:t>
      </w:r>
      <w:r w:rsidR="00346254">
        <w:t>die beiden aktuell nicht löschbaren Agenten zurück:</w:t>
      </w:r>
    </w:p>
    <w:p w14:paraId="27656160" w14:textId="486BE2E2" w:rsidR="00346254" w:rsidRDefault="00363779" w:rsidP="008C0DD3">
      <w:r w:rsidRPr="006F405B">
        <w:rPr>
          <w:noProof/>
          <w:lang w:val="en-US"/>
        </w:rPr>
        <w:lastRenderedPageBreak/>
        <mc:AlternateContent>
          <mc:Choice Requires="wps">
            <w:drawing>
              <wp:anchor distT="45720" distB="45720" distL="114300" distR="114300" simplePos="0" relativeHeight="251658243" behindDoc="0" locked="1" layoutInCell="1" allowOverlap="0" wp14:anchorId="6DEBDC81" wp14:editId="443A5ACE">
                <wp:simplePos x="0" y="0"/>
                <wp:positionH relativeFrom="margin">
                  <wp:align>left</wp:align>
                </wp:positionH>
                <wp:positionV relativeFrom="paragraph">
                  <wp:posOffset>285115</wp:posOffset>
                </wp:positionV>
                <wp:extent cx="5730875" cy="2567305"/>
                <wp:effectExtent l="0" t="0" r="22225" b="23495"/>
                <wp:wrapSquare wrapText="bothSides"/>
                <wp:docPr id="20629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2567305"/>
                        </a:xfrm>
                        <a:prstGeom prst="rect">
                          <a:avLst/>
                        </a:prstGeom>
                        <a:solidFill>
                          <a:schemeClr val="bg1">
                            <a:lumMod val="65000"/>
                          </a:schemeClr>
                        </a:solidFill>
                        <a:ln w="9525">
                          <a:solidFill>
                            <a:srgbClr val="000000"/>
                          </a:solidFill>
                          <a:miter lim="800000"/>
                          <a:headEnd/>
                          <a:tailEnd/>
                        </a:ln>
                      </wps:spPr>
                      <wps:txbx>
                        <w:txbxContent>
                          <w:p w14:paraId="3D83A14E" w14:textId="6F6CC1CA"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GET</w:t>
                            </w:r>
                            <w:r>
                              <w:rPr>
                                <w:rFonts w:ascii="Lucida Console" w:hAnsi="Lucida Console" w:cs="Courier New"/>
                                <w:noProof/>
                                <w:lang w:val="en-US"/>
                              </w:rPr>
                              <w:tab/>
                            </w:r>
                            <w:r w:rsidRPr="00104C99">
                              <w:rPr>
                                <w:rFonts w:ascii="Lucida Console" w:hAnsi="Lucida Console" w:cs="Courier New"/>
                                <w:noProof/>
                                <w:lang w:val="en-US"/>
                              </w:rPr>
                              <w:t>/api/</w:t>
                            </w:r>
                            <w:r w:rsidR="00BE7A94">
                              <w:rPr>
                                <w:rFonts w:ascii="Lucida Console" w:hAnsi="Lucida Console" w:cs="Courier New"/>
                                <w:noProof/>
                                <w:lang w:val="en-US"/>
                              </w:rPr>
                              <w:t>deleted</w:t>
                            </w:r>
                            <w:r w:rsidRPr="00104C99">
                              <w:rPr>
                                <w:rFonts w:ascii="Lucida Console" w:hAnsi="Lucida Console" w:cs="Courier New"/>
                                <w:noProof/>
                                <w:lang w:val="en-US"/>
                              </w:rPr>
                              <w:t>agents/{mandatorCode}</w:t>
                            </w:r>
                          </w:p>
                          <w:p w14:paraId="7DD00D17" w14:textId="77777777"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w:t>
                            </w:r>
                          </w:p>
                          <w:p w14:paraId="319330CE" w14:textId="77777777"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data</w:t>
                            </w:r>
                            <w:r>
                              <w:rPr>
                                <w:rFonts w:ascii="Lucida Console" w:hAnsi="Lucida Console" w:cs="Courier New"/>
                                <w:noProof/>
                                <w:lang w:val="en-US"/>
                              </w:rPr>
                              <w:t>”</w:t>
                            </w:r>
                            <w:r w:rsidRPr="00104C99">
                              <w:rPr>
                                <w:rFonts w:ascii="Lucida Console" w:hAnsi="Lucida Console" w:cs="Courier New"/>
                                <w:noProof/>
                                <w:lang w:val="en-US"/>
                              </w:rPr>
                              <w:t>:</w:t>
                            </w:r>
                          </w:p>
                          <w:p w14:paraId="76C415A4" w14:textId="77777777"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t>[</w:t>
                            </w:r>
                          </w:p>
                          <w:p w14:paraId="5B7F275E" w14:textId="77777777"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t>{</w:t>
                            </w:r>
                          </w:p>
                          <w:p w14:paraId="3816257A" w14:textId="75752981" w:rsidR="0036377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9040B0">
                              <w:rPr>
                                <w:rFonts w:ascii="Lucida Console" w:hAnsi="Lucida Console" w:cs="Courier New"/>
                                <w:noProof/>
                                <w:lang w:val="en-US"/>
                              </w:rPr>
                              <w:t>1</w:t>
                            </w:r>
                            <w:r w:rsidRPr="00104C99">
                              <w:rPr>
                                <w:rFonts w:ascii="Lucida Console" w:hAnsi="Lucida Console" w:cs="Courier New"/>
                                <w:noProof/>
                                <w:lang w:val="en-US"/>
                              </w:rPr>
                              <w:t>”</w:t>
                            </w:r>
                            <w:r>
                              <w:rPr>
                                <w:rFonts w:ascii="Lucida Console" w:hAnsi="Lucida Console" w:cs="Courier New"/>
                                <w:noProof/>
                                <w:lang w:val="en-US"/>
                              </w:rPr>
                              <w:t>,</w:t>
                            </w:r>
                          </w:p>
                          <w:p w14:paraId="44A89B7A" w14:textId="4D89547E" w:rsidR="00363779" w:rsidRPr="00104C99" w:rsidRDefault="00363779" w:rsidP="00363779">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9040B0">
                              <w:rPr>
                                <w:rFonts w:ascii="Lucida Console" w:hAnsi="Lucida Console" w:cs="Courier New"/>
                                <w:noProof/>
                                <w:lang w:val="en-US"/>
                              </w:rPr>
                              <w:t>aaa</w:t>
                            </w:r>
                            <w:r>
                              <w:rPr>
                                <w:rFonts w:ascii="Lucida Console" w:hAnsi="Lucida Console" w:cs="Courier New"/>
                                <w:noProof/>
                                <w:lang w:val="en-US"/>
                              </w:rPr>
                              <w:t>”</w:t>
                            </w:r>
                          </w:p>
                          <w:p w14:paraId="13616F37" w14:textId="77777777" w:rsidR="00363779" w:rsidRDefault="00363779" w:rsidP="00363779">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1BF446EE" w14:textId="77777777" w:rsidR="00363779" w:rsidRPr="00104C99" w:rsidRDefault="00363779" w:rsidP="00363779">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0551E9E9" w14:textId="47BC1BE5" w:rsidR="0036377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9040B0">
                              <w:rPr>
                                <w:rFonts w:ascii="Lucida Console" w:hAnsi="Lucida Console" w:cs="Courier New"/>
                                <w:noProof/>
                                <w:lang w:val="en-US"/>
                              </w:rPr>
                              <w:t>4</w:t>
                            </w:r>
                            <w:r w:rsidRPr="00104C99">
                              <w:rPr>
                                <w:rFonts w:ascii="Lucida Console" w:hAnsi="Lucida Console" w:cs="Courier New"/>
                                <w:noProof/>
                                <w:lang w:val="en-US"/>
                              </w:rPr>
                              <w:t>”</w:t>
                            </w:r>
                            <w:r>
                              <w:rPr>
                                <w:rFonts w:ascii="Lucida Console" w:hAnsi="Lucida Console" w:cs="Courier New"/>
                                <w:noProof/>
                                <w:lang w:val="en-US"/>
                              </w:rPr>
                              <w:t>,</w:t>
                            </w:r>
                          </w:p>
                          <w:p w14:paraId="32875421" w14:textId="6D02248A" w:rsidR="00363779" w:rsidRPr="00104C99" w:rsidRDefault="00363779" w:rsidP="00363779">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9040B0">
                              <w:rPr>
                                <w:rFonts w:ascii="Lucida Console" w:hAnsi="Lucida Console" w:cs="Courier New"/>
                                <w:noProof/>
                                <w:lang w:val="en-US"/>
                              </w:rPr>
                              <w:t>ddd</w:t>
                            </w:r>
                            <w:r>
                              <w:rPr>
                                <w:rFonts w:ascii="Lucida Console" w:hAnsi="Lucida Console" w:cs="Courier New"/>
                                <w:noProof/>
                                <w:lang w:val="en-US"/>
                              </w:rPr>
                              <w:t>”</w:t>
                            </w:r>
                          </w:p>
                          <w:p w14:paraId="0CB35094" w14:textId="77777777" w:rsidR="00363779" w:rsidRPr="00104C99" w:rsidRDefault="00363779" w:rsidP="00363779">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sidRPr="00104C99">
                              <w:rPr>
                                <w:rFonts w:ascii="Lucida Console" w:hAnsi="Lucida Console" w:cs="Courier New"/>
                                <w:noProof/>
                                <w:lang w:val="en-US"/>
                              </w:rPr>
                              <w:tab/>
                            </w:r>
                          </w:p>
                          <w:p w14:paraId="56270865" w14:textId="519D0DCB" w:rsidR="00363779" w:rsidRDefault="00363779" w:rsidP="00363779">
                            <w:pPr>
                              <w:spacing w:after="0"/>
                              <w:ind w:firstLine="284"/>
                              <w:rPr>
                                <w:rFonts w:ascii="Lucida Console" w:hAnsi="Lucida Console" w:cs="Courier New"/>
                                <w:noProof/>
                                <w:lang w:val="en-US"/>
                              </w:rPr>
                            </w:pPr>
                            <w:r w:rsidRPr="00104C99">
                              <w:rPr>
                                <w:rFonts w:ascii="Lucida Console" w:hAnsi="Lucida Console" w:cs="Courier New"/>
                                <w:noProof/>
                                <w:lang w:val="en-US"/>
                              </w:rPr>
                              <w:t>]</w:t>
                            </w:r>
                            <w:r w:rsidR="009D7C08">
                              <w:rPr>
                                <w:rFonts w:ascii="Lucida Console" w:hAnsi="Lucida Console" w:cs="Courier New"/>
                                <w:noProof/>
                                <w:lang w:val="en-US"/>
                              </w:rPr>
                              <w:t>,</w:t>
                            </w:r>
                          </w:p>
                          <w:p w14:paraId="16F90EAD" w14:textId="3BDDE43B" w:rsidR="009D7C08" w:rsidRPr="00104C99" w:rsidRDefault="009D7C08" w:rsidP="00363779">
                            <w:pPr>
                              <w:spacing w:after="0"/>
                              <w:ind w:firstLine="284"/>
                              <w:rPr>
                                <w:rFonts w:ascii="Lucida Console" w:hAnsi="Lucida Console" w:cs="Courier New"/>
                                <w:noProof/>
                                <w:lang w:val="en-US"/>
                              </w:rPr>
                            </w:pPr>
                            <w:r>
                              <w:rPr>
                                <w:rFonts w:ascii="Lucida Console" w:hAnsi="Lucida Console" w:cs="Courier New"/>
                                <w:noProof/>
                                <w:lang w:val="en-US"/>
                              </w:rPr>
                              <w:t>“totalCount”: 5</w:t>
                            </w:r>
                          </w:p>
                          <w:p w14:paraId="3279E13C" w14:textId="77777777" w:rsidR="00363779" w:rsidRPr="002D7437" w:rsidRDefault="00363779" w:rsidP="00363779">
                            <w:pPr>
                              <w:spacing w:after="0"/>
                              <w:rPr>
                                <w:rFonts w:ascii="Consolas" w:hAnsi="Consolas"/>
                                <w:noProof/>
                                <w:lang w:val="en-US"/>
                              </w:rPr>
                            </w:pPr>
                            <w:r w:rsidRPr="002D7437">
                              <w:rPr>
                                <w:rFonts w:ascii="Consolas" w:hAnsi="Consolas"/>
                                <w:noProof/>
                                <w:lang w:val="en-US"/>
                              </w:rPr>
                              <w:t>}</w:t>
                            </w:r>
                          </w:p>
                          <w:p w14:paraId="51626FE7" w14:textId="3D428F63" w:rsidR="00363779" w:rsidRPr="002D7437" w:rsidRDefault="00363779" w:rsidP="00F86F56">
                            <w:pPr>
                              <w:spacing w:after="0"/>
                              <w:rPr>
                                <w:rFonts w:ascii="Consolas" w:hAnsi="Consolas"/>
                                <w:noProof/>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BDC81" id="_x0000_s1030" type="#_x0000_t202" style="position:absolute;left:0;text-align:left;margin-left:0;margin-top:22.45pt;width:451.25pt;height:202.15pt;z-index:25165824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" o:allowoverlap="f" fillcolor="#a5a5a5 [2092]">
                <v:textbox>
                  <w:txbxContent>
                    <w:p w14:paraId="3D83A14E" w14:textId="6F6CC1CA"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GET</w:t>
                      </w:r>
                      <w:r>
                        <w:rPr>
                          <w:rFonts w:ascii="Lucida Console" w:hAnsi="Lucida Console" w:cs="Courier New"/>
                          <w:noProof/>
                          <w:lang w:val="en-US"/>
                        </w:rPr>
                        <w:tab/>
                      </w:r>
                      <w:r w:rsidRPr="00104C99">
                        <w:rPr>
                          <w:rFonts w:ascii="Lucida Console" w:hAnsi="Lucida Console" w:cs="Courier New"/>
                          <w:noProof/>
                          <w:lang w:val="en-US"/>
                        </w:rPr>
                        <w:t>/api/</w:t>
                      </w:r>
                      <w:r w:rsidR="00BE7A94">
                        <w:rPr>
                          <w:rFonts w:ascii="Lucida Console" w:hAnsi="Lucida Console" w:cs="Courier New"/>
                          <w:noProof/>
                          <w:lang w:val="en-US"/>
                        </w:rPr>
                        <w:t>deleted</w:t>
                      </w:r>
                      <w:r w:rsidRPr="00104C99">
                        <w:rPr>
                          <w:rFonts w:ascii="Lucida Console" w:hAnsi="Lucida Console" w:cs="Courier New"/>
                          <w:noProof/>
                          <w:lang w:val="en-US"/>
                        </w:rPr>
                        <w:t>agents/{mandatorCode}</w:t>
                      </w:r>
                    </w:p>
                    <w:p w14:paraId="7DD00D17" w14:textId="77777777"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w:t>
                      </w:r>
                    </w:p>
                    <w:p w14:paraId="319330CE" w14:textId="77777777"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data</w:t>
                      </w:r>
                      <w:r>
                        <w:rPr>
                          <w:rFonts w:ascii="Lucida Console" w:hAnsi="Lucida Console" w:cs="Courier New"/>
                          <w:noProof/>
                          <w:lang w:val="en-US"/>
                        </w:rPr>
                        <w:t>”</w:t>
                      </w:r>
                      <w:r w:rsidRPr="00104C99">
                        <w:rPr>
                          <w:rFonts w:ascii="Lucida Console" w:hAnsi="Lucida Console" w:cs="Courier New"/>
                          <w:noProof/>
                          <w:lang w:val="en-US"/>
                        </w:rPr>
                        <w:t>:</w:t>
                      </w:r>
                    </w:p>
                    <w:p w14:paraId="76C415A4" w14:textId="77777777"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t>[</w:t>
                      </w:r>
                    </w:p>
                    <w:p w14:paraId="5B7F275E" w14:textId="77777777" w:rsidR="00363779" w:rsidRPr="00104C9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t>{</w:t>
                      </w:r>
                    </w:p>
                    <w:p w14:paraId="3816257A" w14:textId="75752981" w:rsidR="0036377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9040B0">
                        <w:rPr>
                          <w:rFonts w:ascii="Lucida Console" w:hAnsi="Lucida Console" w:cs="Courier New"/>
                          <w:noProof/>
                          <w:lang w:val="en-US"/>
                        </w:rPr>
                        <w:t>1</w:t>
                      </w:r>
                      <w:r w:rsidRPr="00104C99">
                        <w:rPr>
                          <w:rFonts w:ascii="Lucida Console" w:hAnsi="Lucida Console" w:cs="Courier New"/>
                          <w:noProof/>
                          <w:lang w:val="en-US"/>
                        </w:rPr>
                        <w:t>”</w:t>
                      </w:r>
                      <w:r>
                        <w:rPr>
                          <w:rFonts w:ascii="Lucida Console" w:hAnsi="Lucida Console" w:cs="Courier New"/>
                          <w:noProof/>
                          <w:lang w:val="en-US"/>
                        </w:rPr>
                        <w:t>,</w:t>
                      </w:r>
                    </w:p>
                    <w:p w14:paraId="44A89B7A" w14:textId="4D89547E" w:rsidR="00363779" w:rsidRPr="00104C99" w:rsidRDefault="00363779" w:rsidP="00363779">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9040B0">
                        <w:rPr>
                          <w:rFonts w:ascii="Lucida Console" w:hAnsi="Lucida Console" w:cs="Courier New"/>
                          <w:noProof/>
                          <w:lang w:val="en-US"/>
                        </w:rPr>
                        <w:t>aaa</w:t>
                      </w:r>
                      <w:r>
                        <w:rPr>
                          <w:rFonts w:ascii="Lucida Console" w:hAnsi="Lucida Console" w:cs="Courier New"/>
                          <w:noProof/>
                          <w:lang w:val="en-US"/>
                        </w:rPr>
                        <w:t>”</w:t>
                      </w:r>
                    </w:p>
                    <w:p w14:paraId="13616F37" w14:textId="77777777" w:rsidR="00363779" w:rsidRDefault="00363779" w:rsidP="00363779">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Pr>
                          <w:rFonts w:ascii="Lucida Console" w:hAnsi="Lucida Console" w:cs="Courier New"/>
                          <w:noProof/>
                          <w:lang w:val="en-US"/>
                        </w:rPr>
                        <w:t>,</w:t>
                      </w:r>
                    </w:p>
                    <w:p w14:paraId="1BF446EE" w14:textId="77777777" w:rsidR="00363779" w:rsidRPr="00104C99" w:rsidRDefault="00363779" w:rsidP="00363779">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0551E9E9" w14:textId="47BC1BE5" w:rsidR="00363779" w:rsidRDefault="00363779" w:rsidP="00363779">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 “Agent0</w:t>
                      </w:r>
                      <w:r w:rsidR="009040B0">
                        <w:rPr>
                          <w:rFonts w:ascii="Lucida Console" w:hAnsi="Lucida Console" w:cs="Courier New"/>
                          <w:noProof/>
                          <w:lang w:val="en-US"/>
                        </w:rPr>
                        <w:t>4</w:t>
                      </w:r>
                      <w:r w:rsidRPr="00104C99">
                        <w:rPr>
                          <w:rFonts w:ascii="Lucida Console" w:hAnsi="Lucida Console" w:cs="Courier New"/>
                          <w:noProof/>
                          <w:lang w:val="en-US"/>
                        </w:rPr>
                        <w:t>”</w:t>
                      </w:r>
                      <w:r>
                        <w:rPr>
                          <w:rFonts w:ascii="Lucida Console" w:hAnsi="Lucida Console" w:cs="Courier New"/>
                          <w:noProof/>
                          <w:lang w:val="en-US"/>
                        </w:rPr>
                        <w:t>,</w:t>
                      </w:r>
                    </w:p>
                    <w:p w14:paraId="32875421" w14:textId="6D02248A" w:rsidR="00363779" w:rsidRPr="00104C99" w:rsidRDefault="00363779" w:rsidP="00363779">
                      <w:pPr>
                        <w:spacing w:after="0"/>
                        <w:ind w:left="568" w:firstLine="284"/>
                        <w:rPr>
                          <w:rFonts w:ascii="Lucida Console" w:hAnsi="Lucida Console" w:cs="Courier New"/>
                          <w:noProof/>
                          <w:lang w:val="en-US"/>
                        </w:rPr>
                      </w:pPr>
                      <w:r>
                        <w:rPr>
                          <w:rFonts w:ascii="Lucida Console" w:hAnsi="Lucida Console" w:cs="Courier New"/>
                          <w:noProof/>
                          <w:lang w:val="en-US"/>
                        </w:rPr>
                        <w:t>“cursor”: “</w:t>
                      </w:r>
                      <w:r w:rsidR="009040B0">
                        <w:rPr>
                          <w:rFonts w:ascii="Lucida Console" w:hAnsi="Lucida Console" w:cs="Courier New"/>
                          <w:noProof/>
                          <w:lang w:val="en-US"/>
                        </w:rPr>
                        <w:t>ddd</w:t>
                      </w:r>
                      <w:r>
                        <w:rPr>
                          <w:rFonts w:ascii="Lucida Console" w:hAnsi="Lucida Console" w:cs="Courier New"/>
                          <w:noProof/>
                          <w:lang w:val="en-US"/>
                        </w:rPr>
                        <w:t>”</w:t>
                      </w:r>
                    </w:p>
                    <w:p w14:paraId="0CB35094" w14:textId="77777777" w:rsidR="00363779" w:rsidRPr="00104C99" w:rsidRDefault="00363779" w:rsidP="00363779">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r w:rsidRPr="00104C99">
                        <w:rPr>
                          <w:rFonts w:ascii="Lucida Console" w:hAnsi="Lucida Console" w:cs="Courier New"/>
                          <w:noProof/>
                          <w:lang w:val="en-US"/>
                        </w:rPr>
                        <w:tab/>
                      </w:r>
                    </w:p>
                    <w:p w14:paraId="56270865" w14:textId="519D0DCB" w:rsidR="00363779" w:rsidRDefault="00363779" w:rsidP="00363779">
                      <w:pPr>
                        <w:spacing w:after="0"/>
                        <w:ind w:firstLine="284"/>
                        <w:rPr>
                          <w:rFonts w:ascii="Lucida Console" w:hAnsi="Lucida Console" w:cs="Courier New"/>
                          <w:noProof/>
                          <w:lang w:val="en-US"/>
                        </w:rPr>
                      </w:pPr>
                      <w:r w:rsidRPr="00104C99">
                        <w:rPr>
                          <w:rFonts w:ascii="Lucida Console" w:hAnsi="Lucida Console" w:cs="Courier New"/>
                          <w:noProof/>
                          <w:lang w:val="en-US"/>
                        </w:rPr>
                        <w:t>]</w:t>
                      </w:r>
                      <w:r w:rsidR="009D7C08">
                        <w:rPr>
                          <w:rFonts w:ascii="Lucida Console" w:hAnsi="Lucida Console" w:cs="Courier New"/>
                          <w:noProof/>
                          <w:lang w:val="en-US"/>
                        </w:rPr>
                        <w:t>,</w:t>
                      </w:r>
                    </w:p>
                    <w:p w14:paraId="16F90EAD" w14:textId="3BDDE43B" w:rsidR="009D7C08" w:rsidRPr="00104C99" w:rsidRDefault="009D7C08" w:rsidP="00363779">
                      <w:pPr>
                        <w:spacing w:after="0"/>
                        <w:ind w:firstLine="284"/>
                        <w:rPr>
                          <w:rFonts w:ascii="Lucida Console" w:hAnsi="Lucida Console" w:cs="Courier New"/>
                          <w:noProof/>
                          <w:lang w:val="en-US"/>
                        </w:rPr>
                      </w:pPr>
                      <w:r>
                        <w:rPr>
                          <w:rFonts w:ascii="Lucida Console" w:hAnsi="Lucida Console" w:cs="Courier New"/>
                          <w:noProof/>
                          <w:lang w:val="en-US"/>
                        </w:rPr>
                        <w:t>“totalCount”: 5</w:t>
                      </w:r>
                    </w:p>
                    <w:p w14:paraId="3279E13C" w14:textId="77777777" w:rsidR="00363779" w:rsidRPr="002D7437" w:rsidRDefault="00363779" w:rsidP="00363779">
                      <w:pPr>
                        <w:spacing w:after="0"/>
                        <w:rPr>
                          <w:rFonts w:ascii="Consolas" w:hAnsi="Consolas"/>
                          <w:noProof/>
                          <w:lang w:val="en-US"/>
                        </w:rPr>
                      </w:pPr>
                      <w:r w:rsidRPr="002D7437">
                        <w:rPr>
                          <w:rFonts w:ascii="Consolas" w:hAnsi="Consolas"/>
                          <w:noProof/>
                          <w:lang w:val="en-US"/>
                        </w:rPr>
                        <w:t>}</w:t>
                      </w:r>
                    </w:p>
                    <w:p w14:paraId="51626FE7" w14:textId="3D428F63" w:rsidR="00363779" w:rsidRPr="002D7437" w:rsidRDefault="00363779" w:rsidP="00F86F56">
                      <w:pPr>
                        <w:spacing w:after="0"/>
                        <w:rPr>
                          <w:rFonts w:ascii="Consolas" w:hAnsi="Consolas"/>
                          <w:noProof/>
                          <w:lang w:val="en-US"/>
                        </w:rPr>
                      </w:pPr>
                    </w:p>
                  </w:txbxContent>
                </v:textbox>
                <w10:wrap type="square" anchorx="margin"/>
                <w10:anchorlock/>
              </v:shape>
            </w:pict>
          </mc:Fallback>
        </mc:AlternateContent>
      </w:r>
    </w:p>
    <w:p w14:paraId="2C57DF5A" w14:textId="287D725D" w:rsidR="006D162E" w:rsidRDefault="006D162E" w:rsidP="00F20954">
      <w:r>
        <w:t>Mit einem Count von 1 und dem Cursor kann später z. B. auch versucht werden, gezielt nur einen einzelnen Agenten zu löschen</w:t>
      </w:r>
      <w:r w:rsidR="004C3767">
        <w:t>, was in diesem Beispiel zu einem späteren Zeitpunkt auch erfolgreich ist</w:t>
      </w:r>
      <w:r>
        <w:t>:</w:t>
      </w:r>
      <w:r w:rsidR="008B1701" w:rsidRPr="008B1701">
        <w:rPr>
          <w:noProof/>
        </w:rPr>
        <w:t xml:space="preserve"> </w:t>
      </w:r>
      <w:r w:rsidR="008B1701" w:rsidRPr="006F405B">
        <w:rPr>
          <w:noProof/>
          <w:lang w:val="en-US"/>
        </w:rPr>
        <mc:AlternateContent>
          <mc:Choice Requires="wps">
            <w:drawing>
              <wp:anchor distT="45720" distB="45720" distL="114300" distR="114300" simplePos="0" relativeHeight="251658246" behindDoc="0" locked="1" layoutInCell="1" allowOverlap="0" wp14:anchorId="112057F3" wp14:editId="58EB52CC">
                <wp:simplePos x="0" y="0"/>
                <wp:positionH relativeFrom="margin">
                  <wp:align>left</wp:align>
                </wp:positionH>
                <wp:positionV relativeFrom="paragraph">
                  <wp:posOffset>3133725</wp:posOffset>
                </wp:positionV>
                <wp:extent cx="5730875" cy="2283460"/>
                <wp:effectExtent l="0" t="0" r="22225" b="15875"/>
                <wp:wrapSquare wrapText="bothSides"/>
                <wp:docPr id="199709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2283460"/>
                        </a:xfrm>
                        <a:prstGeom prst="rect">
                          <a:avLst/>
                        </a:prstGeom>
                        <a:solidFill>
                          <a:schemeClr val="bg1">
                            <a:lumMod val="65000"/>
                          </a:schemeClr>
                        </a:solidFill>
                        <a:ln w="9525">
                          <a:solidFill>
                            <a:srgbClr val="000000"/>
                          </a:solidFill>
                          <a:miter lim="800000"/>
                          <a:headEnd/>
                          <a:tailEnd/>
                        </a:ln>
                      </wps:spPr>
                      <wps:txbx>
                        <w:txbxContent>
                          <w:p w14:paraId="172AC69D" w14:textId="4B5523B6"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DELETE</w:t>
                            </w:r>
                            <w:r w:rsidRPr="00467BA8">
                              <w:rPr>
                                <w:rFonts w:ascii="Lucida Console" w:hAnsi="Lucida Console" w:cs="Courier New"/>
                                <w:noProof/>
                                <w:lang w:val="en-US"/>
                              </w:rPr>
                              <w:tab/>
                              <w:t>/api/</w:t>
                            </w:r>
                            <w:r w:rsidR="00F7463E">
                              <w:rPr>
                                <w:rFonts w:ascii="Lucida Console" w:hAnsi="Lucida Console" w:cs="Courier New"/>
                                <w:noProof/>
                                <w:lang w:val="en-US"/>
                              </w:rPr>
                              <w:t>deleted</w:t>
                            </w:r>
                            <w:r w:rsidRPr="00467BA8">
                              <w:rPr>
                                <w:rFonts w:ascii="Lucida Console" w:hAnsi="Lucida Console" w:cs="Courier New"/>
                                <w:noProof/>
                                <w:lang w:val="en-US"/>
                              </w:rPr>
                              <w:t>agents/{mandatorCode}</w:t>
                            </w:r>
                            <w:r w:rsidRPr="00467BA8">
                              <w:rPr>
                                <w:rFonts w:ascii="Lucida Console" w:hAnsi="Lucida Console"/>
                                <w:lang w:val="en-US"/>
                              </w:rPr>
                              <w:t>?</w:t>
                            </w:r>
                            <w:r>
                              <w:rPr>
                                <w:rFonts w:ascii="Lucida Console" w:hAnsi="Lucida Console"/>
                                <w:lang w:val="en-US"/>
                              </w:rPr>
                              <w:t>from=aaa&amp;</w:t>
                            </w:r>
                            <w:r w:rsidRPr="00467BA8">
                              <w:rPr>
                                <w:rFonts w:ascii="Lucida Console" w:hAnsi="Lucida Console"/>
                                <w:lang w:val="en-US"/>
                              </w:rPr>
                              <w:t>count=</w:t>
                            </w:r>
                            <w:r>
                              <w:rPr>
                                <w:rFonts w:ascii="Lucida Console" w:hAnsi="Lucida Console"/>
                                <w:lang w:val="en-US"/>
                              </w:rPr>
                              <w:t>1</w:t>
                            </w:r>
                          </w:p>
                          <w:p w14:paraId="5F122464"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w:t>
                            </w:r>
                          </w:p>
                          <w:p w14:paraId="560AEDE0"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t>“</w:t>
                            </w:r>
                            <w:r w:rsidRPr="00467BA8">
                              <w:rPr>
                                <w:rFonts w:ascii="Lucida Console" w:hAnsi="Lucida Console"/>
                                <w:lang w:val="en-US"/>
                              </w:rPr>
                              <w:t>results</w:t>
                            </w:r>
                            <w:r w:rsidRPr="00467BA8">
                              <w:rPr>
                                <w:rFonts w:ascii="Lucida Console" w:hAnsi="Lucida Console" w:cs="Courier New"/>
                                <w:noProof/>
                                <w:lang w:val="en-US"/>
                              </w:rPr>
                              <w:t>”:</w:t>
                            </w:r>
                          </w:p>
                          <w:p w14:paraId="7C548EED"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t>[</w:t>
                            </w:r>
                          </w:p>
                          <w:p w14:paraId="52FC1128"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2B2B1D80"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aaa</w:t>
                            </w:r>
                            <w:r>
                              <w:rPr>
                                <w:rFonts w:ascii="Lucida Console" w:hAnsi="Lucida Console" w:cs="Courier New"/>
                                <w:noProof/>
                                <w:lang w:val="en-US"/>
                              </w:rPr>
                              <w:t>”</w:t>
                            </w:r>
                            <w:r w:rsidRPr="00467BA8">
                              <w:rPr>
                                <w:rFonts w:ascii="Lucida Console" w:hAnsi="Lucida Console" w:cs="Courier New"/>
                                <w:noProof/>
                                <w:lang w:val="en-US"/>
                              </w:rPr>
                              <w:t>,</w:t>
                            </w:r>
                          </w:p>
                          <w:p w14:paraId="3017758B"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Agent01</w:t>
                            </w:r>
                            <w:r>
                              <w:rPr>
                                <w:rFonts w:ascii="Lucida Console" w:hAnsi="Lucida Console" w:cs="Courier New"/>
                                <w:noProof/>
                                <w:lang w:val="en-US"/>
                              </w:rPr>
                              <w:t>”,</w:t>
                            </w:r>
                          </w:p>
                          <w:p w14:paraId="51806FBF" w14:textId="23B69146" w:rsidR="008B1701" w:rsidRPr="00467BA8" w:rsidRDefault="008B1701" w:rsidP="004C3767">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xml:space="preserve">: </w:t>
                            </w:r>
                            <w:r w:rsidR="004C3767">
                              <w:rPr>
                                <w:rFonts w:ascii="Lucida Console" w:hAnsi="Lucida Console" w:cs="Courier New"/>
                                <w:noProof/>
                                <w:lang w:val="en-US"/>
                              </w:rPr>
                              <w:t>true</w:t>
                            </w:r>
                          </w:p>
                          <w:p w14:paraId="511C8D38" w14:textId="05893A19"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4F627FA6" w14:textId="77777777" w:rsidR="008B1701" w:rsidRPr="00467BA8" w:rsidRDefault="008B1701" w:rsidP="008B1701">
                            <w:pPr>
                              <w:spacing w:after="0"/>
                              <w:ind w:firstLine="284"/>
                              <w:rPr>
                                <w:rFonts w:ascii="Lucida Console" w:hAnsi="Lucida Console" w:cs="Courier New"/>
                                <w:noProof/>
                                <w:lang w:val="en-US"/>
                              </w:rPr>
                            </w:pPr>
                            <w:r w:rsidRPr="00467BA8">
                              <w:rPr>
                                <w:rFonts w:ascii="Lucida Console" w:hAnsi="Lucida Console" w:cs="Courier New"/>
                                <w:noProof/>
                                <w:lang w:val="en-US"/>
                              </w:rPr>
                              <w:t>],</w:t>
                            </w:r>
                          </w:p>
                          <w:p w14:paraId="10C7E923" w14:textId="53EF4A03" w:rsidR="008B1701" w:rsidRPr="00467BA8" w:rsidRDefault="008B1701" w:rsidP="008B1701">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hasErrors</w:t>
                            </w:r>
                            <w:r>
                              <w:rPr>
                                <w:rFonts w:ascii="Lucida Console" w:hAnsi="Lucida Console" w:cs="Courier New"/>
                                <w:noProof/>
                                <w:lang w:val="en-US"/>
                              </w:rPr>
                              <w:t>”</w:t>
                            </w:r>
                            <w:r w:rsidRPr="00467BA8">
                              <w:rPr>
                                <w:rFonts w:ascii="Lucida Console" w:hAnsi="Lucida Console" w:cs="Courier New"/>
                                <w:noProof/>
                                <w:lang w:val="en-US"/>
                              </w:rPr>
                              <w:t xml:space="preserve">: </w:t>
                            </w:r>
                            <w:r w:rsidR="004D157E">
                              <w:rPr>
                                <w:rFonts w:ascii="Lucida Console" w:hAnsi="Lucida Console" w:cs="Courier New"/>
                                <w:noProof/>
                                <w:lang w:val="en-US"/>
                              </w:rPr>
                              <w:t>false</w:t>
                            </w:r>
                            <w:r w:rsidRPr="00467BA8">
                              <w:rPr>
                                <w:rFonts w:ascii="Lucida Console" w:hAnsi="Lucida Console" w:cs="Courier New"/>
                                <w:noProof/>
                                <w:lang w:val="en-US"/>
                              </w:rPr>
                              <w:t>,</w:t>
                            </w:r>
                          </w:p>
                          <w:p w14:paraId="6047916B" w14:textId="5497A1B7" w:rsidR="008B1701" w:rsidRPr="00467BA8" w:rsidRDefault="008B1701" w:rsidP="008B1701">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nextCursor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7116A6">
                              <w:rPr>
                                <w:rFonts w:ascii="Lucida Console" w:hAnsi="Lucida Console" w:cs="Courier New"/>
                                <w:noProof/>
                                <w:lang w:val="en-US"/>
                              </w:rPr>
                              <w:t>ddd</w:t>
                            </w:r>
                            <w:r>
                              <w:rPr>
                                <w:rFonts w:ascii="Lucida Console" w:hAnsi="Lucida Console" w:cs="Courier New"/>
                                <w:noProof/>
                                <w:lang w:val="en-US"/>
                              </w:rPr>
                              <w:t>”</w:t>
                            </w:r>
                          </w:p>
                          <w:p w14:paraId="34A2AE6F" w14:textId="77777777" w:rsidR="008B1701" w:rsidRPr="00467BA8" w:rsidRDefault="008B1701" w:rsidP="008B1701">
                            <w:pPr>
                              <w:spacing w:after="0"/>
                              <w:rPr>
                                <w:rFonts w:ascii="Lucida Console" w:hAnsi="Lucida Console"/>
                                <w:noProof/>
                                <w:lang w:val="en-US"/>
                              </w:rPr>
                            </w:pPr>
                            <w:r w:rsidRPr="00467BA8">
                              <w:rPr>
                                <w:rFonts w:ascii="Lucida Console" w:hAnsi="Lucida Console"/>
                                <w:noProo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2057F3" id="_x0000_s1031" type="#_x0000_t202" style="position:absolute;left:0;text-align:left;margin-left:0;margin-top:246.75pt;width:451.25pt;height:179.8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" o:allowoverlap="f" fillcolor="#a5a5a5 [2092]">
                <v:textbox>
                  <w:txbxContent>
                    <w:p w14:paraId="172AC69D" w14:textId="4B5523B6"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DELETE</w:t>
                      </w:r>
                      <w:r w:rsidRPr="00467BA8">
                        <w:rPr>
                          <w:rFonts w:ascii="Lucida Console" w:hAnsi="Lucida Console" w:cs="Courier New"/>
                          <w:noProof/>
                          <w:lang w:val="en-US"/>
                        </w:rPr>
                        <w:tab/>
                        <w:t>/api/</w:t>
                      </w:r>
                      <w:r w:rsidR="00F7463E">
                        <w:rPr>
                          <w:rFonts w:ascii="Lucida Console" w:hAnsi="Lucida Console" w:cs="Courier New"/>
                          <w:noProof/>
                          <w:lang w:val="en-US"/>
                        </w:rPr>
                        <w:t>deleted</w:t>
                      </w:r>
                      <w:r w:rsidRPr="00467BA8">
                        <w:rPr>
                          <w:rFonts w:ascii="Lucida Console" w:hAnsi="Lucida Console" w:cs="Courier New"/>
                          <w:noProof/>
                          <w:lang w:val="en-US"/>
                        </w:rPr>
                        <w:t>agents/{mandatorCode}</w:t>
                      </w:r>
                      <w:r w:rsidRPr="00467BA8">
                        <w:rPr>
                          <w:rFonts w:ascii="Lucida Console" w:hAnsi="Lucida Console"/>
                          <w:lang w:val="en-US"/>
                        </w:rPr>
                        <w:t>?</w:t>
                      </w:r>
                      <w:r>
                        <w:rPr>
                          <w:rFonts w:ascii="Lucida Console" w:hAnsi="Lucida Console"/>
                          <w:lang w:val="en-US"/>
                        </w:rPr>
                        <w:t>from=aaa&amp;</w:t>
                      </w:r>
                      <w:r w:rsidRPr="00467BA8">
                        <w:rPr>
                          <w:rFonts w:ascii="Lucida Console" w:hAnsi="Lucida Console"/>
                          <w:lang w:val="en-US"/>
                        </w:rPr>
                        <w:t>count=</w:t>
                      </w:r>
                      <w:r>
                        <w:rPr>
                          <w:rFonts w:ascii="Lucida Console" w:hAnsi="Lucida Console"/>
                          <w:lang w:val="en-US"/>
                        </w:rPr>
                        <w:t>1</w:t>
                      </w:r>
                    </w:p>
                    <w:p w14:paraId="5F122464"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w:t>
                      </w:r>
                    </w:p>
                    <w:p w14:paraId="560AEDE0"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t>“</w:t>
                      </w:r>
                      <w:r w:rsidRPr="00467BA8">
                        <w:rPr>
                          <w:rFonts w:ascii="Lucida Console" w:hAnsi="Lucida Console"/>
                          <w:lang w:val="en-US"/>
                        </w:rPr>
                        <w:t>results</w:t>
                      </w:r>
                      <w:r w:rsidRPr="00467BA8">
                        <w:rPr>
                          <w:rFonts w:ascii="Lucida Console" w:hAnsi="Lucida Console" w:cs="Courier New"/>
                          <w:noProof/>
                          <w:lang w:val="en-US"/>
                        </w:rPr>
                        <w:t>”:</w:t>
                      </w:r>
                    </w:p>
                    <w:p w14:paraId="7C548EED"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t>[</w:t>
                      </w:r>
                    </w:p>
                    <w:p w14:paraId="52FC1128"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2B2B1D80"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aaa</w:t>
                      </w:r>
                      <w:r>
                        <w:rPr>
                          <w:rFonts w:ascii="Lucida Console" w:hAnsi="Lucida Console" w:cs="Courier New"/>
                          <w:noProof/>
                          <w:lang w:val="en-US"/>
                        </w:rPr>
                        <w:t>”</w:t>
                      </w:r>
                      <w:r w:rsidRPr="00467BA8">
                        <w:rPr>
                          <w:rFonts w:ascii="Lucida Console" w:hAnsi="Lucida Console" w:cs="Courier New"/>
                          <w:noProof/>
                          <w:lang w:val="en-US"/>
                        </w:rPr>
                        <w:t>,</w:t>
                      </w:r>
                    </w:p>
                    <w:p w14:paraId="3017758B" w14:textId="77777777"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agentName</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Pr="00467BA8">
                        <w:rPr>
                          <w:rFonts w:ascii="Lucida Console" w:hAnsi="Lucida Console" w:cs="Courier New"/>
                          <w:noProof/>
                          <w:lang w:val="en-US"/>
                        </w:rPr>
                        <w:t>Agent01</w:t>
                      </w:r>
                      <w:r>
                        <w:rPr>
                          <w:rFonts w:ascii="Lucida Console" w:hAnsi="Lucida Console" w:cs="Courier New"/>
                          <w:noProof/>
                          <w:lang w:val="en-US"/>
                        </w:rPr>
                        <w:t>”,</w:t>
                      </w:r>
                    </w:p>
                    <w:p w14:paraId="51806FBF" w14:textId="23B69146" w:rsidR="008B1701" w:rsidRPr="00467BA8" w:rsidRDefault="008B1701" w:rsidP="004C3767">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r>
                      <w:r w:rsidRPr="00467BA8">
                        <w:rPr>
                          <w:rFonts w:ascii="Lucida Console" w:hAnsi="Lucida Console" w:cs="Courier New"/>
                          <w:noProof/>
                          <w:lang w:val="en-US"/>
                        </w:rPr>
                        <w:tab/>
                      </w:r>
                      <w:r>
                        <w:rPr>
                          <w:rFonts w:ascii="Lucida Console" w:hAnsi="Lucida Console" w:cs="Courier New"/>
                          <w:noProof/>
                          <w:lang w:val="en-US"/>
                        </w:rPr>
                        <w:t>“</w:t>
                      </w:r>
                      <w:r w:rsidRPr="00467BA8">
                        <w:rPr>
                          <w:rFonts w:ascii="Lucida Console" w:hAnsi="Lucida Console" w:cs="Courier New"/>
                          <w:noProof/>
                          <w:lang w:val="en-US"/>
                        </w:rPr>
                        <w:t>deleted</w:t>
                      </w:r>
                      <w:r>
                        <w:rPr>
                          <w:rFonts w:ascii="Lucida Console" w:hAnsi="Lucida Console" w:cs="Courier New"/>
                          <w:noProof/>
                          <w:lang w:val="en-US"/>
                        </w:rPr>
                        <w:t>”</w:t>
                      </w:r>
                      <w:r w:rsidRPr="00467BA8">
                        <w:rPr>
                          <w:rFonts w:ascii="Lucida Console" w:hAnsi="Lucida Console" w:cs="Courier New"/>
                          <w:noProof/>
                          <w:lang w:val="en-US"/>
                        </w:rPr>
                        <w:t xml:space="preserve">: </w:t>
                      </w:r>
                      <w:r w:rsidR="004C3767">
                        <w:rPr>
                          <w:rFonts w:ascii="Lucida Console" w:hAnsi="Lucida Console" w:cs="Courier New"/>
                          <w:noProof/>
                          <w:lang w:val="en-US"/>
                        </w:rPr>
                        <w:t>true</w:t>
                      </w:r>
                    </w:p>
                    <w:p w14:paraId="511C8D38" w14:textId="05893A19" w:rsidR="008B1701" w:rsidRPr="00467BA8" w:rsidRDefault="008B1701" w:rsidP="008B1701">
                      <w:pPr>
                        <w:spacing w:after="0"/>
                        <w:rPr>
                          <w:rFonts w:ascii="Lucida Console" w:hAnsi="Lucida Console" w:cs="Courier New"/>
                          <w:noProof/>
                          <w:lang w:val="en-US"/>
                        </w:rPr>
                      </w:pPr>
                      <w:r w:rsidRPr="00467BA8">
                        <w:rPr>
                          <w:rFonts w:ascii="Lucida Console" w:hAnsi="Lucida Console" w:cs="Courier New"/>
                          <w:noProof/>
                          <w:lang w:val="en-US"/>
                        </w:rPr>
                        <w:tab/>
                      </w:r>
                      <w:r w:rsidRPr="00467BA8">
                        <w:rPr>
                          <w:rFonts w:ascii="Lucida Console" w:hAnsi="Lucida Console" w:cs="Courier New"/>
                          <w:noProof/>
                          <w:lang w:val="en-US"/>
                        </w:rPr>
                        <w:tab/>
                        <w:t>}</w:t>
                      </w:r>
                    </w:p>
                    <w:p w14:paraId="4F627FA6" w14:textId="77777777" w:rsidR="008B1701" w:rsidRPr="00467BA8" w:rsidRDefault="008B1701" w:rsidP="008B1701">
                      <w:pPr>
                        <w:spacing w:after="0"/>
                        <w:ind w:firstLine="284"/>
                        <w:rPr>
                          <w:rFonts w:ascii="Lucida Console" w:hAnsi="Lucida Console" w:cs="Courier New"/>
                          <w:noProof/>
                          <w:lang w:val="en-US"/>
                        </w:rPr>
                      </w:pPr>
                      <w:r w:rsidRPr="00467BA8">
                        <w:rPr>
                          <w:rFonts w:ascii="Lucida Console" w:hAnsi="Lucida Console" w:cs="Courier New"/>
                          <w:noProof/>
                          <w:lang w:val="en-US"/>
                        </w:rPr>
                        <w:t>],</w:t>
                      </w:r>
                    </w:p>
                    <w:p w14:paraId="10C7E923" w14:textId="53EF4A03" w:rsidR="008B1701" w:rsidRPr="00467BA8" w:rsidRDefault="008B1701" w:rsidP="008B1701">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hasErrors</w:t>
                      </w:r>
                      <w:r>
                        <w:rPr>
                          <w:rFonts w:ascii="Lucida Console" w:hAnsi="Lucida Console" w:cs="Courier New"/>
                          <w:noProof/>
                          <w:lang w:val="en-US"/>
                        </w:rPr>
                        <w:t>”</w:t>
                      </w:r>
                      <w:r w:rsidRPr="00467BA8">
                        <w:rPr>
                          <w:rFonts w:ascii="Lucida Console" w:hAnsi="Lucida Console" w:cs="Courier New"/>
                          <w:noProof/>
                          <w:lang w:val="en-US"/>
                        </w:rPr>
                        <w:t xml:space="preserve">: </w:t>
                      </w:r>
                      <w:r w:rsidR="004D157E">
                        <w:rPr>
                          <w:rFonts w:ascii="Lucida Console" w:hAnsi="Lucida Console" w:cs="Courier New"/>
                          <w:noProof/>
                          <w:lang w:val="en-US"/>
                        </w:rPr>
                        <w:t>false</w:t>
                      </w:r>
                      <w:r w:rsidRPr="00467BA8">
                        <w:rPr>
                          <w:rFonts w:ascii="Lucida Console" w:hAnsi="Lucida Console" w:cs="Courier New"/>
                          <w:noProof/>
                          <w:lang w:val="en-US"/>
                        </w:rPr>
                        <w:t>,</w:t>
                      </w:r>
                    </w:p>
                    <w:p w14:paraId="6047916B" w14:textId="5497A1B7" w:rsidR="008B1701" w:rsidRPr="00467BA8" w:rsidRDefault="008B1701" w:rsidP="008B1701">
                      <w:pPr>
                        <w:spacing w:after="0"/>
                        <w:ind w:firstLine="284"/>
                        <w:rPr>
                          <w:rFonts w:ascii="Lucida Console" w:hAnsi="Lucida Console" w:cs="Courier New"/>
                          <w:noProof/>
                          <w:lang w:val="en-US"/>
                        </w:rPr>
                      </w:pPr>
                      <w:r>
                        <w:rPr>
                          <w:rFonts w:ascii="Lucida Console" w:hAnsi="Lucida Console" w:cs="Courier New"/>
                          <w:noProof/>
                          <w:lang w:val="en-US"/>
                        </w:rPr>
                        <w:t>“</w:t>
                      </w:r>
                      <w:r w:rsidRPr="00467BA8">
                        <w:rPr>
                          <w:rFonts w:ascii="Lucida Console" w:hAnsi="Lucida Console" w:cs="Courier New"/>
                          <w:noProof/>
                          <w:lang w:val="en-US"/>
                        </w:rPr>
                        <w:t>nextCursor</w:t>
                      </w:r>
                      <w:r>
                        <w:rPr>
                          <w:rFonts w:ascii="Lucida Console" w:hAnsi="Lucida Console" w:cs="Courier New"/>
                          <w:noProof/>
                          <w:lang w:val="en-US"/>
                        </w:rPr>
                        <w:t>”</w:t>
                      </w:r>
                      <w:r w:rsidRPr="00467BA8">
                        <w:rPr>
                          <w:rFonts w:ascii="Lucida Console" w:hAnsi="Lucida Console" w:cs="Courier New"/>
                          <w:noProof/>
                          <w:lang w:val="en-US"/>
                        </w:rPr>
                        <w:t xml:space="preserve">: </w:t>
                      </w:r>
                      <w:r>
                        <w:rPr>
                          <w:rFonts w:ascii="Lucida Console" w:hAnsi="Lucida Console" w:cs="Courier New"/>
                          <w:noProof/>
                          <w:lang w:val="en-US"/>
                        </w:rPr>
                        <w:t>“</w:t>
                      </w:r>
                      <w:r w:rsidR="007116A6">
                        <w:rPr>
                          <w:rFonts w:ascii="Lucida Console" w:hAnsi="Lucida Console" w:cs="Courier New"/>
                          <w:noProof/>
                          <w:lang w:val="en-US"/>
                        </w:rPr>
                        <w:t>ddd</w:t>
                      </w:r>
                      <w:r>
                        <w:rPr>
                          <w:rFonts w:ascii="Lucida Console" w:hAnsi="Lucida Console" w:cs="Courier New"/>
                          <w:noProof/>
                          <w:lang w:val="en-US"/>
                        </w:rPr>
                        <w:t>”</w:t>
                      </w:r>
                    </w:p>
                    <w:p w14:paraId="34A2AE6F" w14:textId="77777777" w:rsidR="008B1701" w:rsidRPr="00467BA8" w:rsidRDefault="008B1701" w:rsidP="008B1701">
                      <w:pPr>
                        <w:spacing w:after="0"/>
                        <w:rPr>
                          <w:rFonts w:ascii="Lucida Console" w:hAnsi="Lucida Console"/>
                          <w:noProof/>
                          <w:lang w:val="en-US"/>
                        </w:rPr>
                      </w:pPr>
                      <w:r w:rsidRPr="00467BA8">
                        <w:rPr>
                          <w:rFonts w:ascii="Lucida Console" w:hAnsi="Lucida Console"/>
                          <w:noProof/>
                          <w:lang w:val="en-US"/>
                        </w:rPr>
                        <w:t>}</w:t>
                      </w:r>
                    </w:p>
                  </w:txbxContent>
                </v:textbox>
                <w10:wrap type="square" anchorx="margin"/>
                <w10:anchorlock/>
              </v:shape>
            </w:pict>
          </mc:Fallback>
        </mc:AlternateContent>
      </w:r>
    </w:p>
    <w:p w14:paraId="6F992DED" w14:textId="77777777" w:rsidR="00017E76" w:rsidRDefault="00017E76">
      <w:pPr>
        <w:spacing w:after="0" w:line="240" w:lineRule="auto"/>
        <w:jc w:val="left"/>
      </w:pPr>
      <w:r>
        <w:br w:type="page"/>
      </w:r>
    </w:p>
    <w:p w14:paraId="189BB50D" w14:textId="77777777" w:rsidR="006D162E" w:rsidRDefault="006D162E" w:rsidP="00F20954"/>
    <w:p w14:paraId="204E56ED" w14:textId="77777777" w:rsidR="00D061D3" w:rsidRPr="007F3116" w:rsidRDefault="00D061D3" w:rsidP="00DB14A5"/>
    <w:p w14:paraId="2C2C4856" w14:textId="1BF93C6A" w:rsidR="00C450E8" w:rsidRDefault="002B6F87" w:rsidP="00C450E8">
      <w:pPr>
        <w:pStyle w:val="berschrift3"/>
        <w:rPr>
          <w:lang w:val="en-US"/>
        </w:rPr>
      </w:pPr>
      <w:bookmarkStart w:id="54" w:name="_Toc212727440"/>
      <w:r>
        <w:rPr>
          <w:lang w:val="en-US"/>
        </w:rPr>
        <w:t>New or modified methods</w:t>
      </w:r>
      <w:bookmarkEnd w:id="54"/>
    </w:p>
    <w:p w14:paraId="08B969AB" w14:textId="595A1C45" w:rsidR="00A22A3D" w:rsidRDefault="0072425C" w:rsidP="00665F0B">
      <w:pPr>
        <w:pStyle w:val="berschrift4"/>
      </w:pPr>
      <w:r>
        <w:t xml:space="preserve">New: </w:t>
      </w:r>
      <w:commentRangeStart w:id="55"/>
      <w:commentRangeStart w:id="56"/>
      <w:r w:rsidR="00437470">
        <w:t>Get</w:t>
      </w:r>
      <w:r w:rsidR="007F4EA1">
        <w:t>AllLogicalDeletedAgents</w:t>
      </w:r>
      <w:commentRangeEnd w:id="55"/>
      <w:r w:rsidR="00276ABF">
        <w:rPr>
          <w:rStyle w:val="Kommentarzeichen"/>
          <w:sz w:val="24"/>
          <w:szCs w:val="20"/>
        </w:rPr>
        <w:commentReference w:id="55"/>
      </w:r>
      <w:commentRangeEnd w:id="56"/>
      <w:r>
        <w:rPr>
          <w:rStyle w:val="Kommentarzeichen"/>
          <w:sz w:val="24"/>
          <w:szCs w:val="20"/>
        </w:rPr>
        <w:commentReference w:id="56"/>
      </w:r>
    </w:p>
    <w:p w14:paraId="2333A2BC" w14:textId="136C7A3A" w:rsidR="00482795" w:rsidRDefault="0046007A" w:rsidP="000D4D63">
      <w:r>
        <w:t>Gibt ei</w:t>
      </w:r>
      <w:r w:rsidR="00F617A7">
        <w:t>ne Liste aller logisch gelöschter Agenten mit Name</w:t>
      </w:r>
      <w:r w:rsidR="00277102">
        <w:t>n</w:t>
      </w:r>
      <w:r w:rsidR="00F617A7">
        <w:t xml:space="preserve"> und Cursor zurück.</w:t>
      </w:r>
      <w:r w:rsidR="001D41F1">
        <w:t xml:space="preserve"> </w:t>
      </w:r>
      <w:r w:rsidR="00277102">
        <w:t xml:space="preserve">Die Liste wird nicht gepaged, daher wird </w:t>
      </w:r>
      <w:commentRangeStart w:id="57"/>
      <w:commentRangeStart w:id="58"/>
      <w:commentRangeStart w:id="59"/>
      <w:r w:rsidR="00277102">
        <w:t xml:space="preserve">ein </w:t>
      </w:r>
      <w:commentRangeStart w:id="60"/>
      <w:commentRangeStart w:id="61"/>
      <w:commentRangeStart w:id="62"/>
      <w:commentRangeStart w:id="63"/>
      <w:r w:rsidR="00277102">
        <w:t xml:space="preserve">Limit von 2000 </w:t>
      </w:r>
      <w:r w:rsidR="00D145E8">
        <w:t xml:space="preserve">Agenten </w:t>
      </w:r>
      <w:commentRangeEnd w:id="60"/>
      <w:r w:rsidR="00276ABF">
        <w:rPr>
          <w:rStyle w:val="Kommentarzeichen"/>
          <w:sz w:val="20"/>
          <w:szCs w:val="20"/>
        </w:rPr>
        <w:commentReference w:id="60"/>
      </w:r>
      <w:commentRangeEnd w:id="61"/>
      <w:r>
        <w:rPr>
          <w:rStyle w:val="Kommentarzeichen"/>
          <w:sz w:val="20"/>
          <w:szCs w:val="20"/>
        </w:rPr>
        <w:commentReference w:id="61"/>
      </w:r>
      <w:commentRangeEnd w:id="62"/>
      <w:r>
        <w:rPr>
          <w:rStyle w:val="Kommentarzeichen"/>
          <w:sz w:val="20"/>
          <w:szCs w:val="20"/>
        </w:rPr>
        <w:commentReference w:id="62"/>
      </w:r>
      <w:commentRangeEnd w:id="63"/>
      <w:r>
        <w:rPr>
          <w:rStyle w:val="Kommentarzeichen"/>
          <w:sz w:val="20"/>
          <w:szCs w:val="20"/>
        </w:rPr>
        <w:commentReference w:id="63"/>
      </w:r>
      <w:r w:rsidR="00277102">
        <w:t>implementiert</w:t>
      </w:r>
      <w:commentRangeEnd w:id="57"/>
      <w:r w:rsidR="00C653CB">
        <w:rPr>
          <w:rStyle w:val="Kommentarzeichen"/>
          <w:sz w:val="20"/>
          <w:szCs w:val="20"/>
        </w:rPr>
        <w:commentReference w:id="57"/>
      </w:r>
      <w:commentRangeEnd w:id="58"/>
      <w:r>
        <w:rPr>
          <w:rStyle w:val="Kommentarzeichen"/>
          <w:sz w:val="20"/>
          <w:szCs w:val="20"/>
        </w:rPr>
        <w:commentReference w:id="58"/>
      </w:r>
      <w:commentRangeEnd w:id="59"/>
      <w:r w:rsidR="00777127">
        <w:rPr>
          <w:rStyle w:val="Kommentarzeichen"/>
          <w:sz w:val="20"/>
          <w:szCs w:val="20"/>
        </w:rPr>
        <w:commentReference w:id="59"/>
      </w:r>
      <w:r w:rsidR="0072425C">
        <w:t xml:space="preserve">, dass </w:t>
      </w:r>
      <w:bookmarkStart w:id="66" w:name="_Hlk203391089"/>
      <w:r w:rsidR="0072425C">
        <w:t xml:space="preserve">über die </w:t>
      </w:r>
      <w:r w:rsidR="00F14749" w:rsidRPr="00F14749">
        <w:t>SystemConfiguration-Tabelle</w:t>
      </w:r>
      <w:r w:rsidR="00F14749">
        <w:t xml:space="preserve"> geändert werden kann</w:t>
      </w:r>
      <w:r w:rsidR="00277102">
        <w:t>.</w:t>
      </w:r>
    </w:p>
    <w:p w14:paraId="4FBC5756" w14:textId="26D72E32" w:rsidR="003A5859" w:rsidRDefault="003A5859" w:rsidP="000D4D63">
      <w:r>
        <w:t xml:space="preserve">Die Response erhält darüber hinaus </w:t>
      </w:r>
      <w:r w:rsidR="001D36BA">
        <w:t>die Gesamtanzahl aller logisch gelöschten Agenten.</w:t>
      </w:r>
    </w:p>
    <w:bookmarkEnd w:id="66"/>
    <w:p w14:paraId="3DAD66D0" w14:textId="269A8841" w:rsidR="00482795" w:rsidRDefault="00E36066" w:rsidP="000D4D63">
      <w:commentRangeStart w:id="67"/>
      <w:commentRangeStart w:id="68"/>
      <w:commentRangeStart w:id="69"/>
      <w:commentRangeStart w:id="70"/>
      <w:commentRangeStart w:id="71"/>
      <w:commentRangeStart w:id="72"/>
      <w:r>
        <w:t>Request</w:t>
      </w:r>
      <w:commentRangeEnd w:id="67"/>
      <w:commentRangeEnd w:id="69"/>
      <w:r w:rsidR="00197693">
        <w:rPr>
          <w:rStyle w:val="Kommentarzeichen"/>
          <w:sz w:val="20"/>
          <w:szCs w:val="20"/>
        </w:rPr>
        <w:commentReference w:id="67"/>
      </w:r>
      <w:commentRangeEnd w:id="68"/>
      <w:r w:rsidR="00397057">
        <w:rPr>
          <w:rStyle w:val="Kommentarzeichen"/>
          <w:sz w:val="20"/>
          <w:szCs w:val="20"/>
        </w:rPr>
        <w:commentReference w:id="68"/>
      </w:r>
      <w:r w:rsidR="009074EE">
        <w:rPr>
          <w:rStyle w:val="Kommentarzeichen"/>
          <w:sz w:val="20"/>
          <w:szCs w:val="20"/>
        </w:rPr>
        <w:commentReference w:id="69"/>
      </w:r>
      <w:commentRangeEnd w:id="70"/>
      <w:r>
        <w:rPr>
          <w:rStyle w:val="Kommentarzeichen"/>
          <w:sz w:val="20"/>
          <w:szCs w:val="20"/>
        </w:rPr>
        <w:commentReference w:id="70"/>
      </w:r>
      <w:commentRangeEnd w:id="71"/>
      <w:r>
        <w:rPr>
          <w:rStyle w:val="Kommentarzeichen"/>
          <w:sz w:val="20"/>
          <w:szCs w:val="20"/>
        </w:rPr>
        <w:commentReference w:id="71"/>
      </w:r>
      <w:commentRangeEnd w:id="72"/>
      <w:r>
        <w:rPr>
          <w:rStyle w:val="Kommentarzeichen"/>
          <w:sz w:val="20"/>
          <w:szCs w:val="20"/>
        </w:rPr>
        <w:commentReference w:id="72"/>
      </w:r>
      <w:r>
        <w:t>:</w:t>
      </w:r>
      <w:r w:rsidRPr="003A5859">
        <w:rPr>
          <w:noProof/>
        </w:rPr>
        <w:t xml:space="preserve"> </w:t>
      </w:r>
      <w:r w:rsidRPr="006F405B">
        <w:rPr>
          <w:noProof/>
          <w:lang w:val="en-US"/>
        </w:rPr>
        <mc:AlternateContent>
          <mc:Choice Requires="wps">
            <w:drawing>
              <wp:anchor distT="45720" distB="45720" distL="114300" distR="114300" simplePos="0" relativeHeight="251658250" behindDoc="0" locked="1" layoutInCell="1" allowOverlap="0" wp14:anchorId="501D5246" wp14:editId="0FEA325B">
                <wp:simplePos x="0" y="0"/>
                <wp:positionH relativeFrom="margin">
                  <wp:posOffset>0</wp:posOffset>
                </wp:positionH>
                <wp:positionV relativeFrom="paragraph">
                  <wp:posOffset>287020</wp:posOffset>
                </wp:positionV>
                <wp:extent cx="5730875" cy="283845"/>
                <wp:effectExtent l="0" t="0" r="22225" b="20955"/>
                <wp:wrapSquare wrapText="bothSides"/>
                <wp:docPr id="153013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283845"/>
                        </a:xfrm>
                        <a:prstGeom prst="rect">
                          <a:avLst/>
                        </a:prstGeom>
                        <a:solidFill>
                          <a:schemeClr val="bg1">
                            <a:lumMod val="65000"/>
                          </a:schemeClr>
                        </a:solidFill>
                        <a:ln w="9525">
                          <a:solidFill>
                            <a:srgbClr val="000000"/>
                          </a:solidFill>
                          <a:miter lim="800000"/>
                          <a:headEnd/>
                          <a:tailEnd/>
                        </a:ln>
                      </wps:spPr>
                      <wps:txbx>
                        <w:txbxContent>
                          <w:p w14:paraId="760D7BE1" w14:textId="744758E4" w:rsidR="00E36066" w:rsidRPr="00467BA8" w:rsidRDefault="00E36066" w:rsidP="00E36066">
                            <w:pPr>
                              <w:spacing w:after="0"/>
                              <w:rPr>
                                <w:rFonts w:ascii="Lucida Console" w:hAnsi="Lucida Console" w:cs="Courier New"/>
                                <w:noProof/>
                                <w:lang w:val="en-US"/>
                              </w:rPr>
                            </w:pPr>
                            <w:r>
                              <w:rPr>
                                <w:rFonts w:ascii="Lucida Console" w:hAnsi="Lucida Console" w:cs="Courier New"/>
                                <w:noProof/>
                                <w:lang w:val="en-US"/>
                              </w:rPr>
                              <w:t>GET</w:t>
                            </w:r>
                            <w:r w:rsidRPr="00467BA8">
                              <w:rPr>
                                <w:rFonts w:ascii="Lucida Console" w:hAnsi="Lucida Console" w:cs="Courier New"/>
                                <w:noProof/>
                                <w:lang w:val="en-US"/>
                              </w:rPr>
                              <w:tab/>
                              <w:t>/api/</w:t>
                            </w:r>
                            <w:r w:rsidR="00F14749" w:rsidRPr="00F14749">
                              <w:rPr>
                                <w:rFonts w:ascii="Lucida Console" w:hAnsi="Lucida Console" w:cs="Courier New"/>
                                <w:noProof/>
                              </w:rPr>
                              <w:t>deletedagents</w:t>
                            </w:r>
                            <w:r w:rsidRPr="00467BA8">
                              <w:rPr>
                                <w:rFonts w:ascii="Lucida Console" w:hAnsi="Lucida Console" w:cs="Courier New"/>
                                <w:noProof/>
                                <w:lang w:val="en-US"/>
                              </w:rPr>
                              <w:t>/{mandatorCode}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1D5246" id="_x0000_s1032" type="#_x0000_t202" style="position:absolute;left:0;text-align:left;margin-left:0;margin-top:22.6pt;width:451.25pt;height:22.3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" o:allowoverlap="f" fillcolor="#a5a5a5 [2092]">
                <v:textbox>
                  <w:txbxContent>
                    <w:p w14:paraId="760D7BE1" w14:textId="744758E4" w:rsidR="00E36066" w:rsidRPr="00467BA8" w:rsidRDefault="00E36066" w:rsidP="00E36066">
                      <w:pPr>
                        <w:spacing w:after="0"/>
                        <w:rPr>
                          <w:rFonts w:ascii="Lucida Console" w:hAnsi="Lucida Console" w:cs="Courier New"/>
                          <w:noProof/>
                          <w:lang w:val="en-US"/>
                        </w:rPr>
                      </w:pPr>
                      <w:r>
                        <w:rPr>
                          <w:rFonts w:ascii="Lucida Console" w:hAnsi="Lucida Console" w:cs="Courier New"/>
                          <w:noProof/>
                          <w:lang w:val="en-US"/>
                        </w:rPr>
                        <w:t>GET</w:t>
                      </w:r>
                      <w:r w:rsidRPr="00467BA8">
                        <w:rPr>
                          <w:rFonts w:ascii="Lucida Console" w:hAnsi="Lucida Console" w:cs="Courier New"/>
                          <w:noProof/>
                          <w:lang w:val="en-US"/>
                        </w:rPr>
                        <w:tab/>
                        <w:t>/api/</w:t>
                      </w:r>
                      <w:r w:rsidR="00F14749" w:rsidRPr="00F14749">
                        <w:rPr>
                          <w:rFonts w:ascii="Lucida Console" w:hAnsi="Lucida Console" w:cs="Courier New"/>
                          <w:noProof/>
                        </w:rPr>
                        <w:t>deletedagents</w:t>
                      </w:r>
                      <w:r w:rsidRPr="00467BA8">
                        <w:rPr>
                          <w:rFonts w:ascii="Lucida Console" w:hAnsi="Lucida Console" w:cs="Courier New"/>
                          <w:noProof/>
                          <w:lang w:val="en-US"/>
                        </w:rPr>
                        <w:t>/{mandatorCode}</w:t>
                      </w:r>
                    </w:p>
                  </w:txbxContent>
                </v:textbox>
                <w10:wrap type="square" anchorx="margin"/>
                <w10:anchorlock/>
              </v:shape>
            </w:pict>
          </mc:Fallback>
        </mc:AlternateContent>
      </w:r>
    </w:p>
    <w:p w14:paraId="29244006" w14:textId="77777777" w:rsidR="00E36066" w:rsidRDefault="00E36066" w:rsidP="000D4D63"/>
    <w:p w14:paraId="2D974212" w14:textId="55228A66" w:rsidR="00E36066" w:rsidRDefault="00E36066" w:rsidP="000D4D63">
      <w:r>
        <w:t>Response:</w:t>
      </w:r>
      <w:r w:rsidRPr="006F405B">
        <w:rPr>
          <w:noProof/>
          <w:lang w:val="en-US"/>
        </w:rPr>
        <mc:AlternateContent>
          <mc:Choice Requires="wps">
            <w:drawing>
              <wp:anchor distT="45720" distB="45720" distL="114300" distR="114300" simplePos="0" relativeHeight="251658249" behindDoc="0" locked="1" layoutInCell="1" allowOverlap="0" wp14:anchorId="795EA712" wp14:editId="5FFE9F58">
                <wp:simplePos x="0" y="0"/>
                <wp:positionH relativeFrom="margin">
                  <wp:align>left</wp:align>
                </wp:positionH>
                <wp:positionV relativeFrom="paragraph">
                  <wp:posOffset>285750</wp:posOffset>
                </wp:positionV>
                <wp:extent cx="5730875" cy="1824355"/>
                <wp:effectExtent l="0" t="0" r="22225" b="23495"/>
                <wp:wrapSquare wrapText="bothSides"/>
                <wp:docPr id="1436912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1824355"/>
                        </a:xfrm>
                        <a:prstGeom prst="rect">
                          <a:avLst/>
                        </a:prstGeom>
                        <a:solidFill>
                          <a:schemeClr val="bg1">
                            <a:lumMod val="65000"/>
                          </a:schemeClr>
                        </a:solidFill>
                        <a:ln w="9525">
                          <a:solidFill>
                            <a:srgbClr val="000000"/>
                          </a:solidFill>
                          <a:miter lim="800000"/>
                          <a:headEnd/>
                          <a:tailEnd/>
                        </a:ln>
                      </wps:spPr>
                      <wps:txbx>
                        <w:txbxContent>
                          <w:p w14:paraId="0587A6D9" w14:textId="77777777" w:rsidR="00E36066" w:rsidRPr="00104C99"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w:t>
                            </w:r>
                          </w:p>
                          <w:p w14:paraId="40189080" w14:textId="77777777" w:rsidR="00E36066" w:rsidRPr="00104C99"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data</w:t>
                            </w:r>
                            <w:r>
                              <w:rPr>
                                <w:rFonts w:ascii="Lucida Console" w:hAnsi="Lucida Console" w:cs="Courier New"/>
                                <w:noProof/>
                                <w:lang w:val="en-US"/>
                              </w:rPr>
                              <w:t>”</w:t>
                            </w:r>
                            <w:r w:rsidRPr="00104C99">
                              <w:rPr>
                                <w:rFonts w:ascii="Lucida Console" w:hAnsi="Lucida Console" w:cs="Courier New"/>
                                <w:noProof/>
                                <w:lang w:val="en-US"/>
                              </w:rPr>
                              <w:t>:</w:t>
                            </w:r>
                          </w:p>
                          <w:p w14:paraId="096C44C9" w14:textId="77777777" w:rsidR="00E36066" w:rsidRPr="00104C99"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ab/>
                              <w:t>[</w:t>
                            </w:r>
                          </w:p>
                          <w:p w14:paraId="19979509" w14:textId="77777777" w:rsidR="00E36066" w:rsidRPr="00104C99"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t>{</w:t>
                            </w:r>
                          </w:p>
                          <w:p w14:paraId="673D2EB8" w14:textId="77777777" w:rsidR="00E36066"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w:t>
                            </w:r>
                            <w:r>
                              <w:rPr>
                                <w:rFonts w:ascii="Lucida Console" w:hAnsi="Lucida Console" w:cs="Courier New"/>
                                <w:noProof/>
                                <w:lang w:val="en-US"/>
                              </w:rPr>
                              <w:t xml:space="preserve"> &lt;string&gt;,</w:t>
                            </w:r>
                          </w:p>
                          <w:p w14:paraId="31362861" w14:textId="77777777" w:rsidR="00E36066" w:rsidRPr="00104C99" w:rsidRDefault="00E36066" w:rsidP="00E36066">
                            <w:pPr>
                              <w:spacing w:after="0"/>
                              <w:ind w:left="568" w:firstLine="284"/>
                              <w:rPr>
                                <w:rFonts w:ascii="Lucida Console" w:hAnsi="Lucida Console" w:cs="Courier New"/>
                                <w:noProof/>
                                <w:lang w:val="en-US"/>
                              </w:rPr>
                            </w:pPr>
                            <w:r>
                              <w:rPr>
                                <w:rFonts w:ascii="Lucida Console" w:hAnsi="Lucida Console" w:cs="Courier New"/>
                                <w:noProof/>
                                <w:lang w:val="en-US"/>
                              </w:rPr>
                              <w:t>“cursor”: &lt;string&gt;</w:t>
                            </w:r>
                          </w:p>
                          <w:p w14:paraId="05B7DB6C" w14:textId="77777777" w:rsidR="00E36066" w:rsidRPr="00104C99" w:rsidRDefault="00E36066" w:rsidP="00E3606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79696AF7" w14:textId="4A615453" w:rsidR="00E36066" w:rsidRDefault="00E36066" w:rsidP="00E36066">
                            <w:pPr>
                              <w:spacing w:after="0"/>
                              <w:ind w:firstLine="284"/>
                              <w:rPr>
                                <w:rFonts w:ascii="Lucida Console" w:hAnsi="Lucida Console" w:cs="Courier New"/>
                                <w:noProof/>
                                <w:lang w:val="en-US"/>
                              </w:rPr>
                            </w:pPr>
                            <w:r w:rsidRPr="00104C99">
                              <w:rPr>
                                <w:rFonts w:ascii="Lucida Console" w:hAnsi="Lucida Console" w:cs="Courier New"/>
                                <w:noProof/>
                                <w:lang w:val="en-US"/>
                              </w:rPr>
                              <w:t>]</w:t>
                            </w:r>
                            <w:r w:rsidR="00E86589">
                              <w:rPr>
                                <w:rFonts w:ascii="Lucida Console" w:hAnsi="Lucida Console" w:cs="Courier New"/>
                                <w:noProof/>
                                <w:lang w:val="en-US"/>
                              </w:rPr>
                              <w:t>,</w:t>
                            </w:r>
                          </w:p>
                          <w:p w14:paraId="0E03234F" w14:textId="53510F74" w:rsidR="00E86589" w:rsidRPr="00104C99" w:rsidRDefault="00E86589" w:rsidP="00E36066">
                            <w:pPr>
                              <w:spacing w:after="0"/>
                              <w:ind w:firstLine="284"/>
                              <w:rPr>
                                <w:rFonts w:ascii="Lucida Console" w:hAnsi="Lucida Console" w:cs="Courier New"/>
                                <w:noProof/>
                                <w:lang w:val="en-US"/>
                              </w:rPr>
                            </w:pPr>
                            <w:r>
                              <w:rPr>
                                <w:rFonts w:ascii="Lucida Console" w:hAnsi="Lucida Console" w:cs="Courier New"/>
                                <w:noProof/>
                                <w:lang w:val="en-US"/>
                              </w:rPr>
                              <w:t>“toatlCount”: &lt;number&gt;</w:t>
                            </w:r>
                          </w:p>
                          <w:p w14:paraId="5C39706D" w14:textId="77777777" w:rsidR="00E36066" w:rsidRPr="002D7437" w:rsidRDefault="00E36066" w:rsidP="00E36066">
                            <w:pPr>
                              <w:spacing w:after="0"/>
                              <w:rPr>
                                <w:rFonts w:ascii="Consolas" w:hAnsi="Consolas"/>
                                <w:noProof/>
                                <w:lang w:val="en-US"/>
                              </w:rPr>
                            </w:pPr>
                            <w:r w:rsidRPr="002D7437">
                              <w:rPr>
                                <w:rFonts w:ascii="Consolas" w:hAnsi="Consolas"/>
                                <w:noProof/>
                                <w:lang w:val="en-US"/>
                              </w:rPr>
                              <w:t>}</w:t>
                            </w:r>
                          </w:p>
                          <w:p w14:paraId="229AF89D" w14:textId="77777777" w:rsidR="00E36066" w:rsidRPr="00467BA8" w:rsidRDefault="00E36066" w:rsidP="00E36066">
                            <w:pPr>
                              <w:spacing w:after="0"/>
                              <w:rPr>
                                <w:rFonts w:ascii="Lucida Console" w:hAnsi="Lucida Console" w:cs="Courier New"/>
                                <w:noProof/>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EA712" id="_x0000_s1033" type="#_x0000_t202" style="position:absolute;left:0;text-align:left;margin-left:0;margin-top:22.5pt;width:451.25pt;height:143.65pt;z-index:25165824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" o:allowoverlap="f" fillcolor="#a5a5a5 [2092]">
                <v:textbox>
                  <w:txbxContent>
                    <w:p w14:paraId="0587A6D9" w14:textId="77777777" w:rsidR="00E36066" w:rsidRPr="00104C99"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w:t>
                      </w:r>
                    </w:p>
                    <w:p w14:paraId="40189080" w14:textId="77777777" w:rsidR="00E36066" w:rsidRPr="00104C99"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data</w:t>
                      </w:r>
                      <w:r>
                        <w:rPr>
                          <w:rFonts w:ascii="Lucida Console" w:hAnsi="Lucida Console" w:cs="Courier New"/>
                          <w:noProof/>
                          <w:lang w:val="en-US"/>
                        </w:rPr>
                        <w:t>”</w:t>
                      </w:r>
                      <w:r w:rsidRPr="00104C99">
                        <w:rPr>
                          <w:rFonts w:ascii="Lucida Console" w:hAnsi="Lucida Console" w:cs="Courier New"/>
                          <w:noProof/>
                          <w:lang w:val="en-US"/>
                        </w:rPr>
                        <w:t>:</w:t>
                      </w:r>
                    </w:p>
                    <w:p w14:paraId="096C44C9" w14:textId="77777777" w:rsidR="00E36066" w:rsidRPr="00104C99"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ab/>
                        <w:t>[</w:t>
                      </w:r>
                    </w:p>
                    <w:p w14:paraId="19979509" w14:textId="77777777" w:rsidR="00E36066" w:rsidRPr="00104C99"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t>{</w:t>
                      </w:r>
                    </w:p>
                    <w:p w14:paraId="673D2EB8" w14:textId="77777777" w:rsidR="00E36066" w:rsidRDefault="00E36066" w:rsidP="00E36066">
                      <w:pPr>
                        <w:spacing w:after="0"/>
                        <w:rPr>
                          <w:rFonts w:ascii="Lucida Console" w:hAnsi="Lucida Console" w:cs="Courier New"/>
                          <w:noProof/>
                          <w:lang w:val="en-US"/>
                        </w:rPr>
                      </w:pPr>
                      <w:r w:rsidRPr="00104C99">
                        <w:rPr>
                          <w:rFonts w:ascii="Lucida Console" w:hAnsi="Lucida Console" w:cs="Courier New"/>
                          <w:noProof/>
                          <w:lang w:val="en-US"/>
                        </w:rPr>
                        <w:tab/>
                      </w:r>
                      <w:r w:rsidRPr="00104C99">
                        <w:rPr>
                          <w:rFonts w:ascii="Lucida Console" w:hAnsi="Lucida Console" w:cs="Courier New"/>
                          <w:noProof/>
                          <w:lang w:val="en-US"/>
                        </w:rPr>
                        <w:tab/>
                      </w:r>
                      <w:r w:rsidRPr="00104C99">
                        <w:rPr>
                          <w:rFonts w:ascii="Lucida Console" w:hAnsi="Lucida Console" w:cs="Courier New"/>
                          <w:noProof/>
                          <w:lang w:val="en-US"/>
                        </w:rPr>
                        <w:tab/>
                      </w:r>
                      <w:r>
                        <w:rPr>
                          <w:rFonts w:ascii="Lucida Console" w:hAnsi="Lucida Console" w:cs="Courier New"/>
                          <w:noProof/>
                          <w:lang w:val="en-US"/>
                        </w:rPr>
                        <w:t>“</w:t>
                      </w:r>
                      <w:r w:rsidRPr="00104C99">
                        <w:rPr>
                          <w:rFonts w:ascii="Lucida Console" w:hAnsi="Lucida Console" w:cs="Courier New"/>
                          <w:noProof/>
                          <w:lang w:val="en-US"/>
                        </w:rPr>
                        <w:t>agentName</w:t>
                      </w:r>
                      <w:r>
                        <w:rPr>
                          <w:rFonts w:ascii="Lucida Console" w:hAnsi="Lucida Console" w:cs="Courier New"/>
                          <w:noProof/>
                          <w:lang w:val="en-US"/>
                        </w:rPr>
                        <w:t>”</w:t>
                      </w:r>
                      <w:r w:rsidRPr="00104C99">
                        <w:rPr>
                          <w:rFonts w:ascii="Lucida Console" w:hAnsi="Lucida Console" w:cs="Courier New"/>
                          <w:noProof/>
                          <w:lang w:val="en-US"/>
                        </w:rPr>
                        <w:t>:</w:t>
                      </w:r>
                      <w:r>
                        <w:rPr>
                          <w:rFonts w:ascii="Lucida Console" w:hAnsi="Lucida Console" w:cs="Courier New"/>
                          <w:noProof/>
                          <w:lang w:val="en-US"/>
                        </w:rPr>
                        <w:t xml:space="preserve"> &lt;string&gt;,</w:t>
                      </w:r>
                    </w:p>
                    <w:p w14:paraId="31362861" w14:textId="77777777" w:rsidR="00E36066" w:rsidRPr="00104C99" w:rsidRDefault="00E36066" w:rsidP="00E36066">
                      <w:pPr>
                        <w:spacing w:after="0"/>
                        <w:ind w:left="568" w:firstLine="284"/>
                        <w:rPr>
                          <w:rFonts w:ascii="Lucida Console" w:hAnsi="Lucida Console" w:cs="Courier New"/>
                          <w:noProof/>
                          <w:lang w:val="en-US"/>
                        </w:rPr>
                      </w:pPr>
                      <w:r>
                        <w:rPr>
                          <w:rFonts w:ascii="Lucida Console" w:hAnsi="Lucida Console" w:cs="Courier New"/>
                          <w:noProof/>
                          <w:lang w:val="en-US"/>
                        </w:rPr>
                        <w:t>“cursor”: &lt;string&gt;</w:t>
                      </w:r>
                    </w:p>
                    <w:p w14:paraId="05B7DB6C" w14:textId="77777777" w:rsidR="00E36066" w:rsidRPr="00104C99" w:rsidRDefault="00E36066" w:rsidP="00E36066">
                      <w:pPr>
                        <w:spacing w:after="0"/>
                        <w:ind w:left="284" w:firstLine="284"/>
                        <w:rPr>
                          <w:rFonts w:ascii="Lucida Console" w:hAnsi="Lucida Console" w:cs="Courier New"/>
                          <w:noProof/>
                          <w:lang w:val="en-US"/>
                        </w:rPr>
                      </w:pPr>
                      <w:r w:rsidRPr="00104C99">
                        <w:rPr>
                          <w:rFonts w:ascii="Lucida Console" w:hAnsi="Lucida Console" w:cs="Courier New"/>
                          <w:noProof/>
                          <w:lang w:val="en-US"/>
                        </w:rPr>
                        <w:t>}</w:t>
                      </w:r>
                    </w:p>
                    <w:p w14:paraId="79696AF7" w14:textId="4A615453" w:rsidR="00E36066" w:rsidRDefault="00E36066" w:rsidP="00E36066">
                      <w:pPr>
                        <w:spacing w:after="0"/>
                        <w:ind w:firstLine="284"/>
                        <w:rPr>
                          <w:rFonts w:ascii="Lucida Console" w:hAnsi="Lucida Console" w:cs="Courier New"/>
                          <w:noProof/>
                          <w:lang w:val="en-US"/>
                        </w:rPr>
                      </w:pPr>
                      <w:r w:rsidRPr="00104C99">
                        <w:rPr>
                          <w:rFonts w:ascii="Lucida Console" w:hAnsi="Lucida Console" w:cs="Courier New"/>
                          <w:noProof/>
                          <w:lang w:val="en-US"/>
                        </w:rPr>
                        <w:t>]</w:t>
                      </w:r>
                      <w:r w:rsidR="00E86589">
                        <w:rPr>
                          <w:rFonts w:ascii="Lucida Console" w:hAnsi="Lucida Console" w:cs="Courier New"/>
                          <w:noProof/>
                          <w:lang w:val="en-US"/>
                        </w:rPr>
                        <w:t>,</w:t>
                      </w:r>
                    </w:p>
                    <w:p w14:paraId="0E03234F" w14:textId="53510F74" w:rsidR="00E86589" w:rsidRPr="00104C99" w:rsidRDefault="00E86589" w:rsidP="00E36066">
                      <w:pPr>
                        <w:spacing w:after="0"/>
                        <w:ind w:firstLine="284"/>
                        <w:rPr>
                          <w:rFonts w:ascii="Lucida Console" w:hAnsi="Lucida Console" w:cs="Courier New"/>
                          <w:noProof/>
                          <w:lang w:val="en-US"/>
                        </w:rPr>
                      </w:pPr>
                      <w:r>
                        <w:rPr>
                          <w:rFonts w:ascii="Lucida Console" w:hAnsi="Lucida Console" w:cs="Courier New"/>
                          <w:noProof/>
                          <w:lang w:val="en-US"/>
                        </w:rPr>
                        <w:t>“toatlCount”: &lt;number&gt;</w:t>
                      </w:r>
                    </w:p>
                    <w:p w14:paraId="5C39706D" w14:textId="77777777" w:rsidR="00E36066" w:rsidRPr="002D7437" w:rsidRDefault="00E36066" w:rsidP="00E36066">
                      <w:pPr>
                        <w:spacing w:after="0"/>
                        <w:rPr>
                          <w:rFonts w:ascii="Consolas" w:hAnsi="Consolas"/>
                          <w:noProof/>
                          <w:lang w:val="en-US"/>
                        </w:rPr>
                      </w:pPr>
                      <w:r w:rsidRPr="002D7437">
                        <w:rPr>
                          <w:rFonts w:ascii="Consolas" w:hAnsi="Consolas"/>
                          <w:noProof/>
                          <w:lang w:val="en-US"/>
                        </w:rPr>
                        <w:t>}</w:t>
                      </w:r>
                    </w:p>
                    <w:p w14:paraId="229AF89D" w14:textId="77777777" w:rsidR="00E36066" w:rsidRPr="00467BA8" w:rsidRDefault="00E36066" w:rsidP="00E36066">
                      <w:pPr>
                        <w:spacing w:after="0"/>
                        <w:rPr>
                          <w:rFonts w:ascii="Lucida Console" w:hAnsi="Lucida Console" w:cs="Courier New"/>
                          <w:noProof/>
                          <w:lang w:val="en-US"/>
                        </w:rPr>
                      </w:pPr>
                    </w:p>
                  </w:txbxContent>
                </v:textbox>
                <w10:wrap type="square" anchorx="margin"/>
                <w10:anchorlock/>
              </v:shape>
            </w:pict>
          </mc:Fallback>
        </mc:AlternateContent>
      </w:r>
    </w:p>
    <w:p w14:paraId="10BB8B38" w14:textId="7E030444" w:rsidR="003279EA" w:rsidRPr="00367435" w:rsidRDefault="003279EA" w:rsidP="00367435">
      <w:pPr>
        <w:pStyle w:val="Listenabsatz"/>
        <w:numPr>
          <w:ilvl w:val="0"/>
          <w:numId w:val="46"/>
        </w:numPr>
        <w:rPr>
          <w:lang w:val="en-US"/>
        </w:rPr>
      </w:pPr>
      <w:r w:rsidRPr="00367435">
        <w:rPr>
          <w:lang w:val="en-US"/>
        </w:rPr>
        <w:t>Def</w:t>
      </w:r>
      <w:r w:rsidR="00603566" w:rsidRPr="00367435">
        <w:rPr>
          <w:lang w:val="en-US"/>
        </w:rPr>
        <w:t>a</w:t>
      </w:r>
      <w:r w:rsidRPr="00367435">
        <w:rPr>
          <w:lang w:val="en-US"/>
        </w:rPr>
        <w:t xml:space="preserve">ult Return Code: </w:t>
      </w:r>
      <w:r w:rsidR="00603566" w:rsidRPr="00367435">
        <w:rPr>
          <w:lang w:val="en-US"/>
        </w:rPr>
        <w:t>HTTP</w:t>
      </w:r>
      <w:r w:rsidRPr="00367435">
        <w:rPr>
          <w:lang w:val="en-US"/>
        </w:rPr>
        <w:t xml:space="preserve"> 200 O</w:t>
      </w:r>
      <w:r w:rsidR="00603566" w:rsidRPr="00367435">
        <w:rPr>
          <w:lang w:val="en-US"/>
        </w:rPr>
        <w:t>K</w:t>
      </w:r>
    </w:p>
    <w:p w14:paraId="23D89A95" w14:textId="14A725AE" w:rsidR="00367435" w:rsidRDefault="00367435" w:rsidP="00367435">
      <w:pPr>
        <w:pStyle w:val="Listenabsatz"/>
        <w:numPr>
          <w:ilvl w:val="0"/>
          <w:numId w:val="46"/>
        </w:numPr>
      </w:pPr>
      <w:commentRangeStart w:id="74"/>
      <w:r>
        <w:t>Authentifizierung: Standard-Authentifizierung</w:t>
      </w:r>
      <w:r w:rsidR="00EA4E65">
        <w:t xml:space="preserve"> (Nutzername, Passwort und API-Key)</w:t>
      </w:r>
      <w:commentRangeEnd w:id="74"/>
      <w:r w:rsidR="00530C6C">
        <w:rPr>
          <w:rStyle w:val="Kommentarzeichen"/>
          <w:sz w:val="20"/>
          <w:szCs w:val="20"/>
        </w:rPr>
        <w:commentReference w:id="74"/>
      </w:r>
    </w:p>
    <w:p w14:paraId="017E8855" w14:textId="4A4E2446" w:rsidR="00367435" w:rsidRPr="00367435" w:rsidRDefault="00367435" w:rsidP="00367435">
      <w:pPr>
        <w:pStyle w:val="Listenabsatz"/>
        <w:numPr>
          <w:ilvl w:val="0"/>
          <w:numId w:val="46"/>
        </w:numPr>
      </w:pPr>
      <w:r>
        <w:t>Autorisierung:</w:t>
      </w:r>
      <w:r w:rsidR="00EB4A0E">
        <w:t xml:space="preserve"> E</w:t>
      </w:r>
      <w:r>
        <w:t>rfordert entweder die Rolle</w:t>
      </w:r>
      <w:r w:rsidR="00621B44">
        <w:t xml:space="preserve"> System</w:t>
      </w:r>
      <w:r w:rsidR="00E66AB1">
        <w:t>-Admin oder</w:t>
      </w:r>
      <w:r>
        <w:t xml:space="preserve"> </w:t>
      </w:r>
      <w:commentRangeStart w:id="75"/>
      <w:commentRangeStart w:id="76"/>
      <w:commentRangeStart w:id="77"/>
      <w:r w:rsidR="00197693">
        <w:t>Mandanten</w:t>
      </w:r>
      <w:commentRangeEnd w:id="75"/>
      <w:r w:rsidR="006E6BC4">
        <w:rPr>
          <w:rStyle w:val="Kommentarzeichen"/>
          <w:sz w:val="20"/>
          <w:szCs w:val="20"/>
        </w:rPr>
        <w:commentReference w:id="75"/>
      </w:r>
      <w:commentRangeEnd w:id="76"/>
      <w:r>
        <w:rPr>
          <w:rStyle w:val="Kommentarzeichen"/>
          <w:sz w:val="20"/>
          <w:szCs w:val="20"/>
        </w:rPr>
        <w:commentReference w:id="76"/>
      </w:r>
      <w:commentRangeEnd w:id="77"/>
      <w:r>
        <w:rPr>
          <w:rStyle w:val="Kommentarzeichen"/>
          <w:sz w:val="20"/>
          <w:szCs w:val="20"/>
        </w:rPr>
        <w:commentReference w:id="77"/>
      </w:r>
      <w:r>
        <w:t xml:space="preserve">-Admin oder das </w:t>
      </w:r>
      <w:commentRangeStart w:id="79"/>
      <w:commentRangeStart w:id="80"/>
      <w:r>
        <w:t>Function-Right</w:t>
      </w:r>
      <w:commentRangeEnd w:id="79"/>
      <w:r w:rsidR="00197693">
        <w:rPr>
          <w:rStyle w:val="Kommentarzeichen"/>
          <w:sz w:val="20"/>
          <w:szCs w:val="20"/>
        </w:rPr>
        <w:commentReference w:id="79"/>
      </w:r>
      <w:commentRangeEnd w:id="80"/>
      <w:r w:rsidR="00397057">
        <w:rPr>
          <w:rStyle w:val="Kommentarzeichen"/>
          <w:sz w:val="20"/>
          <w:szCs w:val="20"/>
        </w:rPr>
        <w:commentReference w:id="80"/>
      </w:r>
      <w:r w:rsidR="00397057">
        <w:t>:</w:t>
      </w:r>
      <w:r>
        <w:t xml:space="preserve"> </w:t>
      </w:r>
      <w:r w:rsidR="00397057" w:rsidRPr="00397057">
        <w:t>ReadAgen</w:t>
      </w:r>
      <w:r>
        <w:t>t</w:t>
      </w:r>
    </w:p>
    <w:p w14:paraId="47DE41DD" w14:textId="44D352F3" w:rsidR="007F4EA1" w:rsidRPr="00DD2FB3" w:rsidRDefault="0072425C" w:rsidP="00665F0B">
      <w:pPr>
        <w:pStyle w:val="berschrift4"/>
      </w:pPr>
      <w:commentRangeStart w:id="81"/>
      <w:r w:rsidRPr="00DD2FB3">
        <w:t xml:space="preserve">New: </w:t>
      </w:r>
      <w:r w:rsidR="007F4EA1" w:rsidRPr="00DD2FB3">
        <w:t>DeleteLogicalDeletedAgents</w:t>
      </w:r>
      <w:commentRangeEnd w:id="81"/>
      <w:r w:rsidR="001A0223" w:rsidRPr="00DD2FB3">
        <w:rPr>
          <w:rStyle w:val="Kommentarzeichen"/>
          <w:sz w:val="24"/>
          <w:szCs w:val="20"/>
        </w:rPr>
        <w:commentReference w:id="81"/>
      </w:r>
    </w:p>
    <w:p w14:paraId="64486939" w14:textId="192EE058" w:rsidR="007F4EA1" w:rsidRDefault="00085CCD" w:rsidP="000D4D63">
      <w:r>
        <w:t xml:space="preserve">Versucht die angegebene Anzahl </w:t>
      </w:r>
      <w:r w:rsidR="009F1A18">
        <w:t>logisch gelöschter Agenten ab dem angegebenen Cursor zu löschen</w:t>
      </w:r>
      <w:r w:rsidR="009079BF">
        <w:t>.</w:t>
      </w:r>
    </w:p>
    <w:p w14:paraId="2970F060" w14:textId="2C829B2E" w:rsidR="00F817F4" w:rsidRPr="00F817F4" w:rsidRDefault="00F817F4" w:rsidP="000D4D63">
      <w:pPr>
        <w:rPr>
          <w:lang w:val="en-US"/>
        </w:rPr>
      </w:pPr>
      <w:commentRangeStart w:id="83"/>
      <w:commentRangeStart w:id="84"/>
      <w:commentRangeStart w:id="85"/>
      <w:r w:rsidRPr="00F817F4">
        <w:rPr>
          <w:lang w:val="en-US"/>
        </w:rPr>
        <w:t>Re</w:t>
      </w:r>
      <w:r>
        <w:rPr>
          <w:lang w:val="en-US"/>
        </w:rPr>
        <w:t>quest</w:t>
      </w:r>
      <w:commentRangeEnd w:id="83"/>
      <w:r w:rsidR="00A115FA">
        <w:rPr>
          <w:rStyle w:val="Kommentarzeichen"/>
          <w:sz w:val="20"/>
          <w:szCs w:val="20"/>
          <w:lang w:val="en-US"/>
        </w:rPr>
        <w:commentReference w:id="83"/>
      </w:r>
      <w:commentRangeEnd w:id="84"/>
      <w:r>
        <w:rPr>
          <w:rStyle w:val="Kommentarzeichen"/>
          <w:sz w:val="20"/>
          <w:szCs w:val="20"/>
          <w:lang w:val="en-US"/>
        </w:rPr>
        <w:commentReference w:id="84"/>
      </w:r>
      <w:commentRangeEnd w:id="85"/>
      <w:r>
        <w:rPr>
          <w:rStyle w:val="Kommentarzeichen"/>
          <w:sz w:val="20"/>
          <w:szCs w:val="20"/>
          <w:lang w:val="en-US"/>
        </w:rPr>
        <w:commentReference w:id="85"/>
      </w:r>
      <w:r>
        <w:rPr>
          <w:lang w:val="en-US"/>
        </w:rPr>
        <w:t>:</w:t>
      </w:r>
      <w:r w:rsidRPr="006F405B">
        <w:rPr>
          <w:noProof/>
          <w:lang w:val="en-US"/>
        </w:rPr>
        <mc:AlternateContent>
          <mc:Choice Requires="wps">
            <w:drawing>
              <wp:anchor distT="45720" distB="45720" distL="114300" distR="114300" simplePos="0" relativeHeight="251658251" behindDoc="0" locked="1" layoutInCell="1" allowOverlap="0" wp14:anchorId="5EEA629A" wp14:editId="60D5A48E">
                <wp:simplePos x="0" y="0"/>
                <wp:positionH relativeFrom="margin">
                  <wp:posOffset>0</wp:posOffset>
                </wp:positionH>
                <wp:positionV relativeFrom="paragraph">
                  <wp:posOffset>287020</wp:posOffset>
                </wp:positionV>
                <wp:extent cx="5730875" cy="446405"/>
                <wp:effectExtent l="0" t="0" r="22225" b="10795"/>
                <wp:wrapSquare wrapText="bothSides"/>
                <wp:docPr id="656965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446761"/>
                        </a:xfrm>
                        <a:prstGeom prst="rect">
                          <a:avLst/>
                        </a:prstGeom>
                        <a:solidFill>
                          <a:schemeClr val="bg1">
                            <a:lumMod val="65000"/>
                          </a:schemeClr>
                        </a:solidFill>
                        <a:ln w="9525">
                          <a:solidFill>
                            <a:srgbClr val="000000"/>
                          </a:solidFill>
                          <a:miter lim="800000"/>
                          <a:headEnd/>
                          <a:tailEnd/>
                        </a:ln>
                      </wps:spPr>
                      <wps:txbx>
                        <w:txbxContent>
                          <w:p w14:paraId="10D854DC" w14:textId="52C6C906" w:rsidR="00F817F4" w:rsidRPr="00467BA8" w:rsidRDefault="00F817F4" w:rsidP="00F817F4">
                            <w:pPr>
                              <w:spacing w:after="0"/>
                              <w:rPr>
                                <w:rFonts w:ascii="Lucida Console" w:hAnsi="Lucida Console" w:cs="Courier New"/>
                                <w:noProof/>
                                <w:lang w:val="en-US"/>
                              </w:rPr>
                            </w:pPr>
                            <w:r>
                              <w:rPr>
                                <w:rFonts w:ascii="Lucida Console" w:hAnsi="Lucida Console" w:cs="Courier New"/>
                                <w:noProof/>
                                <w:lang w:val="en-US"/>
                              </w:rPr>
                              <w:t>DELETE</w:t>
                            </w:r>
                            <w:r>
                              <w:rPr>
                                <w:rFonts w:ascii="Lucida Console" w:hAnsi="Lucida Console" w:cs="Courier New"/>
                                <w:noProof/>
                                <w:lang w:val="en-US"/>
                              </w:rPr>
                              <w:br/>
                            </w:r>
                            <w:r w:rsidRPr="00467BA8">
                              <w:rPr>
                                <w:rFonts w:ascii="Lucida Console" w:hAnsi="Lucida Console" w:cs="Courier New"/>
                                <w:noProof/>
                                <w:lang w:val="en-US"/>
                              </w:rPr>
                              <w:t>/api/</w:t>
                            </w:r>
                            <w:r w:rsidR="00DC6BFF">
                              <w:rPr>
                                <w:rFonts w:ascii="Lucida Console" w:hAnsi="Lucida Console" w:cs="Courier New"/>
                                <w:noProof/>
                                <w:lang w:val="en-US"/>
                              </w:rPr>
                              <w:t>deleted</w:t>
                            </w:r>
                            <w:r w:rsidRPr="00467BA8">
                              <w:rPr>
                                <w:rFonts w:ascii="Lucida Console" w:hAnsi="Lucida Console" w:cs="Courier New"/>
                                <w:noProof/>
                                <w:lang w:val="en-US"/>
                              </w:rPr>
                              <w:t>agents/{mandatorCode}</w:t>
                            </w:r>
                            <w:r>
                              <w:rPr>
                                <w:rFonts w:ascii="Lucida Console" w:hAnsi="Lucida Console" w:cs="Courier New"/>
                                <w:noProof/>
                                <w:lang w:val="en-US"/>
                              </w:rPr>
                              <w:t>?from={cursor}&amp;count={count}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EA629A" id="_x0000_s1034" type="#_x0000_t202" style="position:absolute;left:0;text-align:left;margin-left:0;margin-top:22.6pt;width:451.25pt;height:35.15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" o:allowoverlap="f" fillcolor="#a5a5a5 [2092]">
                <v:textbox>
                  <w:txbxContent>
                    <w:p w14:paraId="10D854DC" w14:textId="52C6C906" w:rsidR="00F817F4" w:rsidRPr="00467BA8" w:rsidRDefault="00F817F4" w:rsidP="00F817F4">
                      <w:pPr>
                        <w:spacing w:after="0"/>
                        <w:rPr>
                          <w:rFonts w:ascii="Lucida Console" w:hAnsi="Lucida Console" w:cs="Courier New"/>
                          <w:noProof/>
                          <w:lang w:val="en-US"/>
                        </w:rPr>
                      </w:pPr>
                      <w:r>
                        <w:rPr>
                          <w:rFonts w:ascii="Lucida Console" w:hAnsi="Lucida Console" w:cs="Courier New"/>
                          <w:noProof/>
                          <w:lang w:val="en-US"/>
                        </w:rPr>
                        <w:t>DELETE</w:t>
                      </w:r>
                      <w:r>
                        <w:rPr>
                          <w:rFonts w:ascii="Lucida Console" w:hAnsi="Lucida Console" w:cs="Courier New"/>
                          <w:noProof/>
                          <w:lang w:val="en-US"/>
                        </w:rPr>
                        <w:br/>
                      </w:r>
                      <w:r w:rsidRPr="00467BA8">
                        <w:rPr>
                          <w:rFonts w:ascii="Lucida Console" w:hAnsi="Lucida Console" w:cs="Courier New"/>
                          <w:noProof/>
                          <w:lang w:val="en-US"/>
                        </w:rPr>
                        <w:t>/api/</w:t>
                      </w:r>
                      <w:r w:rsidR="00DC6BFF">
                        <w:rPr>
                          <w:rFonts w:ascii="Lucida Console" w:hAnsi="Lucida Console" w:cs="Courier New"/>
                          <w:noProof/>
                          <w:lang w:val="en-US"/>
                        </w:rPr>
                        <w:t>deleted</w:t>
                      </w:r>
                      <w:r w:rsidRPr="00467BA8">
                        <w:rPr>
                          <w:rFonts w:ascii="Lucida Console" w:hAnsi="Lucida Console" w:cs="Courier New"/>
                          <w:noProof/>
                          <w:lang w:val="en-US"/>
                        </w:rPr>
                        <w:t>agents/{mandatorCode}</w:t>
                      </w:r>
                      <w:r>
                        <w:rPr>
                          <w:rFonts w:ascii="Lucida Console" w:hAnsi="Lucida Console" w:cs="Courier New"/>
                          <w:noProof/>
                          <w:lang w:val="en-US"/>
                        </w:rPr>
                        <w:t>?from={cursor}&amp;count={count}</w:t>
                      </w:r>
                    </w:p>
                  </w:txbxContent>
                </v:textbox>
                <w10:wrap type="square" anchorx="margin"/>
                <w10:anchorlock/>
              </v:shape>
            </w:pict>
          </mc:Fallback>
        </mc:AlternateContent>
      </w:r>
    </w:p>
    <w:p w14:paraId="264DDDE0" w14:textId="1E840FE5" w:rsidR="00F817F4" w:rsidRDefault="007240EE" w:rsidP="00603566">
      <w:pPr>
        <w:rPr>
          <w:noProof/>
          <w:lang w:val="en-US"/>
        </w:rPr>
      </w:pPr>
      <w:r w:rsidRPr="006F405B">
        <w:rPr>
          <w:noProof/>
          <w:lang w:val="en-US"/>
        </w:rPr>
        <w:lastRenderedPageBreak/>
        <mc:AlternateContent>
          <mc:Choice Requires="wps">
            <w:drawing>
              <wp:anchor distT="45720" distB="45720" distL="114300" distR="114300" simplePos="0" relativeHeight="251658248" behindDoc="0" locked="1" layoutInCell="1" allowOverlap="0" wp14:anchorId="4B627485" wp14:editId="5354CA6B">
                <wp:simplePos x="0" y="0"/>
                <wp:positionH relativeFrom="margin">
                  <wp:align>left</wp:align>
                </wp:positionH>
                <wp:positionV relativeFrom="paragraph">
                  <wp:posOffset>834390</wp:posOffset>
                </wp:positionV>
                <wp:extent cx="5730875" cy="2341880"/>
                <wp:effectExtent l="0" t="0" r="22225" b="20320"/>
                <wp:wrapSquare wrapText="bothSides"/>
                <wp:docPr id="971997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875" cy="2341880"/>
                        </a:xfrm>
                        <a:prstGeom prst="rect">
                          <a:avLst/>
                        </a:prstGeom>
                        <a:solidFill>
                          <a:schemeClr val="bg1">
                            <a:lumMod val="65000"/>
                          </a:schemeClr>
                        </a:solidFill>
                        <a:ln w="9525">
                          <a:solidFill>
                            <a:srgbClr val="000000"/>
                          </a:solidFill>
                          <a:miter lim="800000"/>
                          <a:headEnd/>
                          <a:tailEnd/>
                        </a:ln>
                      </wps:spPr>
                      <wps:txbx>
                        <w:txbxContent>
                          <w:p w14:paraId="4EAE19CD"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w:t>
                            </w:r>
                          </w:p>
                          <w:p w14:paraId="08209E06"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t>“results”:</w:t>
                            </w:r>
                          </w:p>
                          <w:p w14:paraId="665B09C5"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t>[</w:t>
                            </w:r>
                          </w:p>
                          <w:p w14:paraId="4D92B03E"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t>{</w:t>
                            </w:r>
                          </w:p>
                          <w:p w14:paraId="0F802706"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r>
                            <w:r w:rsidRPr="007240EE">
                              <w:rPr>
                                <w:rFonts w:ascii="Lucida Console" w:hAnsi="Lucida Console" w:cs="Courier New"/>
                                <w:noProof/>
                                <w:lang w:val="en-US"/>
                              </w:rPr>
                              <w:tab/>
                              <w:t>“cursor”:&lt;string&gt;,</w:t>
                            </w:r>
                          </w:p>
                          <w:p w14:paraId="4265C541"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r>
                            <w:r w:rsidRPr="007240EE">
                              <w:rPr>
                                <w:rFonts w:ascii="Lucida Console" w:hAnsi="Lucida Console" w:cs="Courier New"/>
                                <w:noProof/>
                                <w:lang w:val="en-US"/>
                              </w:rPr>
                              <w:tab/>
                              <w:t>“agentName”:&lt;string&gt;,</w:t>
                            </w:r>
                          </w:p>
                          <w:p w14:paraId="554D31AB"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r>
                            <w:r w:rsidRPr="007240EE">
                              <w:rPr>
                                <w:rFonts w:ascii="Lucida Console" w:hAnsi="Lucida Console" w:cs="Courier New"/>
                                <w:noProof/>
                                <w:lang w:val="en-US"/>
                              </w:rPr>
                              <w:tab/>
                              <w:t>“deleted”: &lt;bool&gt;,</w:t>
                            </w:r>
                          </w:p>
                          <w:p w14:paraId="0D774BE9"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r>
                            <w:r w:rsidRPr="007240EE">
                              <w:rPr>
                                <w:rFonts w:ascii="Lucida Console" w:hAnsi="Lucida Console" w:cs="Courier New"/>
                                <w:noProof/>
                                <w:lang w:val="en-US"/>
                              </w:rPr>
                              <w:tab/>
                              <w:t>“error”: &lt;string&gt;(optinal)</w:t>
                            </w:r>
                          </w:p>
                          <w:p w14:paraId="34A7D481"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t>}</w:t>
                            </w:r>
                          </w:p>
                          <w:p w14:paraId="25902ECF"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w:t>
                            </w:r>
                          </w:p>
                          <w:p w14:paraId="27607BCA" w14:textId="77777777" w:rsidR="007240EE" w:rsidRPr="007240EE" w:rsidRDefault="007240EE" w:rsidP="0085369B">
                            <w:pPr>
                              <w:spacing w:after="0"/>
                              <w:ind w:firstLine="284"/>
                              <w:rPr>
                                <w:rFonts w:ascii="Lucida Console" w:hAnsi="Lucida Console" w:cs="Courier New"/>
                                <w:noProof/>
                                <w:lang w:val="en-US"/>
                              </w:rPr>
                            </w:pPr>
                            <w:r w:rsidRPr="007240EE">
                              <w:rPr>
                                <w:rFonts w:ascii="Lucida Console" w:hAnsi="Lucida Console" w:cs="Courier New"/>
                                <w:noProof/>
                                <w:lang w:val="en-US"/>
                              </w:rPr>
                              <w:t>“hasErrors”: &lt;bool&gt;,</w:t>
                            </w:r>
                          </w:p>
                          <w:p w14:paraId="3B79BDE3" w14:textId="77777777" w:rsidR="007240EE" w:rsidRPr="007240EE" w:rsidRDefault="007240EE" w:rsidP="0085369B">
                            <w:pPr>
                              <w:spacing w:after="0"/>
                              <w:ind w:firstLine="284"/>
                              <w:rPr>
                                <w:rFonts w:ascii="Lucida Console" w:hAnsi="Lucida Console" w:cs="Courier New"/>
                                <w:noProof/>
                                <w:lang w:val="en-US"/>
                              </w:rPr>
                            </w:pPr>
                            <w:r w:rsidRPr="007240EE">
                              <w:rPr>
                                <w:rFonts w:ascii="Lucida Console" w:hAnsi="Lucida Console" w:cs="Courier New"/>
                                <w:noProof/>
                                <w:lang w:val="en-US"/>
                              </w:rPr>
                              <w:t>“nextCursor”: &lt;string|null&gt;</w:t>
                            </w:r>
                          </w:p>
                          <w:p w14:paraId="272701FD" w14:textId="48768E92" w:rsidR="007240EE" w:rsidRPr="00467BA8"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627485" id="_x0000_s1035" type="#_x0000_t202" style="position:absolute;left:0;text-align:left;margin-left:0;margin-top:65.7pt;width:451.25pt;height:184.4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" o:allowoverlap="f" fillcolor="#a5a5a5 [2092]">
                <v:textbox>
                  <w:txbxContent>
                    <w:p w14:paraId="4EAE19CD"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w:t>
                      </w:r>
                    </w:p>
                    <w:p w14:paraId="08209E06"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t>“results”:</w:t>
                      </w:r>
                    </w:p>
                    <w:p w14:paraId="665B09C5"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t>[</w:t>
                      </w:r>
                    </w:p>
                    <w:p w14:paraId="4D92B03E"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t>{</w:t>
                      </w:r>
                    </w:p>
                    <w:p w14:paraId="0F802706"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r>
                      <w:r w:rsidRPr="007240EE">
                        <w:rPr>
                          <w:rFonts w:ascii="Lucida Console" w:hAnsi="Lucida Console" w:cs="Courier New"/>
                          <w:noProof/>
                          <w:lang w:val="en-US"/>
                        </w:rPr>
                        <w:tab/>
                        <w:t>“cursor”:&lt;string&gt;,</w:t>
                      </w:r>
                    </w:p>
                    <w:p w14:paraId="4265C541"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r>
                      <w:r w:rsidRPr="007240EE">
                        <w:rPr>
                          <w:rFonts w:ascii="Lucida Console" w:hAnsi="Lucida Console" w:cs="Courier New"/>
                          <w:noProof/>
                          <w:lang w:val="en-US"/>
                        </w:rPr>
                        <w:tab/>
                        <w:t>“agentName”:&lt;string&gt;,</w:t>
                      </w:r>
                    </w:p>
                    <w:p w14:paraId="554D31AB"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r>
                      <w:r w:rsidRPr="007240EE">
                        <w:rPr>
                          <w:rFonts w:ascii="Lucida Console" w:hAnsi="Lucida Console" w:cs="Courier New"/>
                          <w:noProof/>
                          <w:lang w:val="en-US"/>
                        </w:rPr>
                        <w:tab/>
                        <w:t>“deleted”: &lt;bool&gt;,</w:t>
                      </w:r>
                    </w:p>
                    <w:p w14:paraId="0D774BE9"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r>
                      <w:r w:rsidRPr="007240EE">
                        <w:rPr>
                          <w:rFonts w:ascii="Lucida Console" w:hAnsi="Lucida Console" w:cs="Courier New"/>
                          <w:noProof/>
                          <w:lang w:val="en-US"/>
                        </w:rPr>
                        <w:tab/>
                        <w:t>“error”: &lt;string&gt;(optinal)</w:t>
                      </w:r>
                    </w:p>
                    <w:p w14:paraId="34A7D481"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ab/>
                      </w:r>
                      <w:r w:rsidRPr="007240EE">
                        <w:rPr>
                          <w:rFonts w:ascii="Lucida Console" w:hAnsi="Lucida Console" w:cs="Courier New"/>
                          <w:noProof/>
                          <w:lang w:val="en-US"/>
                        </w:rPr>
                        <w:tab/>
                        <w:t>}</w:t>
                      </w:r>
                    </w:p>
                    <w:p w14:paraId="25902ECF" w14:textId="77777777" w:rsidR="007240EE" w:rsidRPr="007240EE"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w:t>
                      </w:r>
                    </w:p>
                    <w:p w14:paraId="27607BCA" w14:textId="77777777" w:rsidR="007240EE" w:rsidRPr="007240EE" w:rsidRDefault="007240EE" w:rsidP="0085369B">
                      <w:pPr>
                        <w:spacing w:after="0"/>
                        <w:ind w:firstLine="284"/>
                        <w:rPr>
                          <w:rFonts w:ascii="Lucida Console" w:hAnsi="Lucida Console" w:cs="Courier New"/>
                          <w:noProof/>
                          <w:lang w:val="en-US"/>
                        </w:rPr>
                      </w:pPr>
                      <w:r w:rsidRPr="007240EE">
                        <w:rPr>
                          <w:rFonts w:ascii="Lucida Console" w:hAnsi="Lucida Console" w:cs="Courier New"/>
                          <w:noProof/>
                          <w:lang w:val="en-US"/>
                        </w:rPr>
                        <w:t>“hasErrors”: &lt;bool&gt;,</w:t>
                      </w:r>
                    </w:p>
                    <w:p w14:paraId="3B79BDE3" w14:textId="77777777" w:rsidR="007240EE" w:rsidRPr="007240EE" w:rsidRDefault="007240EE" w:rsidP="0085369B">
                      <w:pPr>
                        <w:spacing w:after="0"/>
                        <w:ind w:firstLine="284"/>
                        <w:rPr>
                          <w:rFonts w:ascii="Lucida Console" w:hAnsi="Lucida Console" w:cs="Courier New"/>
                          <w:noProof/>
                          <w:lang w:val="en-US"/>
                        </w:rPr>
                      </w:pPr>
                      <w:r w:rsidRPr="007240EE">
                        <w:rPr>
                          <w:rFonts w:ascii="Lucida Console" w:hAnsi="Lucida Console" w:cs="Courier New"/>
                          <w:noProof/>
                          <w:lang w:val="en-US"/>
                        </w:rPr>
                        <w:t>“nextCursor”: &lt;string|null&gt;</w:t>
                      </w:r>
                    </w:p>
                    <w:p w14:paraId="272701FD" w14:textId="48768E92" w:rsidR="007240EE" w:rsidRPr="00467BA8" w:rsidRDefault="007240EE" w:rsidP="007240EE">
                      <w:pPr>
                        <w:spacing w:after="0"/>
                        <w:rPr>
                          <w:rFonts w:ascii="Lucida Console" w:hAnsi="Lucida Console" w:cs="Courier New"/>
                          <w:noProof/>
                          <w:lang w:val="en-US"/>
                        </w:rPr>
                      </w:pPr>
                      <w:r w:rsidRPr="007240EE">
                        <w:rPr>
                          <w:rFonts w:ascii="Lucida Console" w:hAnsi="Lucida Console" w:cs="Courier New"/>
                          <w:noProof/>
                          <w:lang w:val="en-US"/>
                        </w:rPr>
                        <w:t>}</w:t>
                      </w:r>
                    </w:p>
                  </w:txbxContent>
                </v:textbox>
                <w10:wrap type="square" anchorx="margin"/>
                <w10:anchorlock/>
              </v:shape>
            </w:pict>
          </mc:Fallback>
        </mc:AlternateContent>
      </w:r>
      <w:r w:rsidR="00F817F4">
        <w:rPr>
          <w:lang w:val="en-US"/>
        </w:rPr>
        <w:t>Response</w:t>
      </w:r>
      <w:r w:rsidR="00AD2C46">
        <w:rPr>
          <w:lang w:val="en-US"/>
        </w:rPr>
        <w:t>:</w:t>
      </w:r>
      <w:r w:rsidR="00AD2C46" w:rsidRPr="00AD2C46">
        <w:rPr>
          <w:noProof/>
          <w:lang w:val="en-US"/>
        </w:rPr>
        <w:t xml:space="preserve"> </w:t>
      </w:r>
    </w:p>
    <w:p w14:paraId="4646E23F" w14:textId="5590926A" w:rsidR="00603566" w:rsidRDefault="00603566" w:rsidP="007240EE">
      <w:pPr>
        <w:pStyle w:val="Listenabsatz"/>
        <w:numPr>
          <w:ilvl w:val="0"/>
          <w:numId w:val="47"/>
        </w:numPr>
        <w:rPr>
          <w:lang w:val="en-US"/>
        </w:rPr>
      </w:pPr>
      <w:r w:rsidRPr="007240EE">
        <w:rPr>
          <w:lang w:val="en-US"/>
        </w:rPr>
        <w:t>Default Return Code: HTTP 200 OK</w:t>
      </w:r>
    </w:p>
    <w:p w14:paraId="05F38E5F" w14:textId="0B09D439" w:rsidR="007240EE" w:rsidRDefault="007240EE" w:rsidP="007240EE">
      <w:pPr>
        <w:pStyle w:val="Listenabsatz"/>
        <w:numPr>
          <w:ilvl w:val="0"/>
          <w:numId w:val="47"/>
        </w:numPr>
      </w:pPr>
      <w:commentRangeStart w:id="87"/>
      <w:r>
        <w:t>Authentifizierung: Standard-Authentifizierung</w:t>
      </w:r>
      <w:r w:rsidR="00EA4E65">
        <w:t xml:space="preserve"> (Nutzername, Passwort und API-Key)</w:t>
      </w:r>
      <w:commentRangeEnd w:id="87"/>
      <w:r w:rsidR="00530C6C">
        <w:rPr>
          <w:rStyle w:val="Kommentarzeichen"/>
          <w:sz w:val="20"/>
          <w:szCs w:val="20"/>
        </w:rPr>
        <w:commentReference w:id="87"/>
      </w:r>
    </w:p>
    <w:p w14:paraId="6BA98CA7" w14:textId="2B6EEAA4" w:rsidR="007240EE" w:rsidRPr="00367435" w:rsidRDefault="007240EE" w:rsidP="007240EE">
      <w:pPr>
        <w:pStyle w:val="Listenabsatz"/>
        <w:numPr>
          <w:ilvl w:val="0"/>
          <w:numId w:val="47"/>
        </w:numPr>
      </w:pPr>
      <w:r>
        <w:t>Autorisierung: Erfordert entweder die Rolle</w:t>
      </w:r>
      <w:r w:rsidR="00A617C4">
        <w:t xml:space="preserve"> System-Admin oder</w:t>
      </w:r>
      <w:r>
        <w:t xml:space="preserve"> </w:t>
      </w:r>
      <w:commentRangeStart w:id="88"/>
      <w:commentRangeStart w:id="89"/>
      <w:commentRangeStart w:id="90"/>
      <w:r>
        <w:t>Mandanden</w:t>
      </w:r>
      <w:commentRangeEnd w:id="88"/>
      <w:r w:rsidR="00703559">
        <w:rPr>
          <w:rStyle w:val="Kommentarzeichen"/>
          <w:sz w:val="20"/>
          <w:szCs w:val="20"/>
        </w:rPr>
        <w:commentReference w:id="88"/>
      </w:r>
      <w:commentRangeEnd w:id="89"/>
      <w:r>
        <w:rPr>
          <w:rStyle w:val="Kommentarzeichen"/>
          <w:sz w:val="20"/>
          <w:szCs w:val="20"/>
        </w:rPr>
        <w:commentReference w:id="89"/>
      </w:r>
      <w:commentRangeEnd w:id="90"/>
      <w:r>
        <w:rPr>
          <w:rStyle w:val="Kommentarzeichen"/>
          <w:sz w:val="20"/>
          <w:szCs w:val="20"/>
        </w:rPr>
        <w:commentReference w:id="90"/>
      </w:r>
      <w:r>
        <w:t>-Admin oder das Function-Right ModifyAgent</w:t>
      </w:r>
    </w:p>
    <w:p w14:paraId="3884609C" w14:textId="77777777" w:rsidR="007240EE" w:rsidRDefault="007240EE" w:rsidP="007240EE">
      <w:pPr>
        <w:pStyle w:val="Listenabsatz"/>
        <w:numPr>
          <w:ilvl w:val="0"/>
          <w:numId w:val="47"/>
        </w:numPr>
      </w:pPr>
      <w:r>
        <w:t>Request Parameter:</w:t>
      </w:r>
    </w:p>
    <w:p w14:paraId="497B1A10" w14:textId="1327B1CF" w:rsidR="007240EE" w:rsidRDefault="007240EE" w:rsidP="007240EE">
      <w:pPr>
        <w:pStyle w:val="Listenabsatz"/>
        <w:numPr>
          <w:ilvl w:val="1"/>
          <w:numId w:val="47"/>
        </w:numPr>
      </w:pPr>
      <w:r>
        <w:t xml:space="preserve">From: optional, gibt den Cursor an, ab dem das Löschen beginnen soll. Wird der Parameter nicht übergeben, beginnt das Löschen am Anfang der Liste. Ein nicht existierender Cursor führt zu einem </w:t>
      </w:r>
      <w:r w:rsidR="00625D90">
        <w:t>404</w:t>
      </w:r>
      <w:r w:rsidR="00625D90" w:rsidRPr="00625D90">
        <w:t xml:space="preserve"> </w:t>
      </w:r>
      <w:commentRangeStart w:id="92"/>
      <w:commentRangeStart w:id="93"/>
      <w:r w:rsidR="00625D90">
        <w:t>Fehler</w:t>
      </w:r>
      <w:commentRangeEnd w:id="92"/>
      <w:r w:rsidR="00625D90">
        <w:rPr>
          <w:rStyle w:val="Kommentarzeichen"/>
          <w:sz w:val="20"/>
          <w:szCs w:val="20"/>
        </w:rPr>
        <w:commentReference w:id="92"/>
      </w:r>
      <w:commentRangeEnd w:id="93"/>
      <w:r w:rsidR="00625D90">
        <w:rPr>
          <w:rStyle w:val="Kommentarzeichen"/>
          <w:sz w:val="20"/>
          <w:szCs w:val="20"/>
        </w:rPr>
        <w:commentReference w:id="93"/>
      </w:r>
      <w:r w:rsidR="00625D90">
        <w:t xml:space="preserve"> mit </w:t>
      </w:r>
      <w:r w:rsidR="00625D90" w:rsidRPr="00625D90">
        <w:t>ApiObjectNotFound (98002)</w:t>
      </w:r>
      <w:r>
        <w:t>.</w:t>
      </w:r>
    </w:p>
    <w:p w14:paraId="3EA17DBB" w14:textId="17135B97" w:rsidR="007240EE" w:rsidRPr="007240EE" w:rsidRDefault="007240EE" w:rsidP="007240EE">
      <w:pPr>
        <w:pStyle w:val="Listenabsatz"/>
        <w:numPr>
          <w:ilvl w:val="1"/>
          <w:numId w:val="47"/>
        </w:numPr>
      </w:pPr>
      <w:r>
        <w:t xml:space="preserve">Count: optional, gibt die maximale Anzahl der zu löschenden Agenten an. Defaultwert ist 50, gültige Werte sind 1 – </w:t>
      </w:r>
      <w:commentRangeStart w:id="95"/>
      <w:commentRangeStart w:id="96"/>
      <w:commentRangeStart w:id="97"/>
      <w:r>
        <w:t>50</w:t>
      </w:r>
      <w:commentRangeEnd w:id="95"/>
      <w:r w:rsidR="00A115FA">
        <w:rPr>
          <w:rStyle w:val="Kommentarzeichen"/>
          <w:sz w:val="20"/>
          <w:szCs w:val="20"/>
        </w:rPr>
        <w:commentReference w:id="95"/>
      </w:r>
      <w:commentRangeEnd w:id="96"/>
      <w:r>
        <w:rPr>
          <w:rStyle w:val="Kommentarzeichen"/>
          <w:sz w:val="20"/>
          <w:szCs w:val="20"/>
        </w:rPr>
        <w:commentReference w:id="96"/>
      </w:r>
      <w:commentRangeEnd w:id="97"/>
      <w:r>
        <w:rPr>
          <w:rStyle w:val="Kommentarzeichen"/>
          <w:sz w:val="20"/>
          <w:szCs w:val="20"/>
        </w:rPr>
        <w:commentReference w:id="97"/>
      </w:r>
      <w:r>
        <w:t>, Ein ungültiger Wert fü</w:t>
      </w:r>
      <w:r w:rsidR="003D1FAE">
        <w:t>h</w:t>
      </w:r>
      <w:r>
        <w:t xml:space="preserve">rt zu einem </w:t>
      </w:r>
      <w:commentRangeStart w:id="99"/>
      <w:commentRangeStart w:id="100"/>
      <w:r>
        <w:t>Bad Request Fehler</w:t>
      </w:r>
      <w:commentRangeEnd w:id="99"/>
      <w:commentRangeEnd w:id="100"/>
      <w:r w:rsidR="003D1FAE">
        <w:rPr>
          <w:rStyle w:val="Kommentarzeichen"/>
          <w:sz w:val="20"/>
          <w:szCs w:val="20"/>
        </w:rPr>
        <w:commentReference w:id="99"/>
      </w:r>
      <w:r w:rsidR="00397057">
        <w:rPr>
          <w:rStyle w:val="Kommentarzeichen"/>
          <w:sz w:val="20"/>
          <w:szCs w:val="20"/>
        </w:rPr>
        <w:commentReference w:id="100"/>
      </w:r>
      <w:r w:rsidR="00397057">
        <w:t xml:space="preserve"> mit </w:t>
      </w:r>
      <w:r w:rsidR="00397057" w:rsidRPr="00397057">
        <w:t>ApiInvalidParamete</w:t>
      </w:r>
      <w:r w:rsidR="00397057">
        <w:t>r (</w:t>
      </w:r>
      <w:r w:rsidR="00397057" w:rsidRPr="00397057">
        <w:t>98000</w:t>
      </w:r>
      <w:r w:rsidR="00397057">
        <w:t>)</w:t>
      </w:r>
      <w:r>
        <w:t>.</w:t>
      </w:r>
      <w:r w:rsidR="004A69A5">
        <w:t xml:space="preserve"> Auch </w:t>
      </w:r>
      <w:r w:rsidR="00F32FC9">
        <w:t xml:space="preserve">dieser </w:t>
      </w:r>
      <w:r w:rsidR="00F61B1D">
        <w:t>Defaultw</w:t>
      </w:r>
      <w:r w:rsidR="00F32FC9">
        <w:t>ert</w:t>
      </w:r>
      <w:r w:rsidR="004A69A5">
        <w:t xml:space="preserve"> kann über die </w:t>
      </w:r>
      <w:commentRangeStart w:id="101"/>
      <w:commentRangeStart w:id="102"/>
      <w:r w:rsidR="004A69A5" w:rsidRPr="004A69A5">
        <w:t>SystemConfiguration</w:t>
      </w:r>
      <w:commentRangeEnd w:id="101"/>
      <w:r w:rsidR="00EC7BD0" w:rsidRPr="004A69A5">
        <w:rPr>
          <w:rStyle w:val="Kommentarzeichen"/>
          <w:sz w:val="20"/>
          <w:szCs w:val="20"/>
        </w:rPr>
        <w:commentReference w:id="101"/>
      </w:r>
      <w:commentRangeEnd w:id="102"/>
      <w:r w:rsidR="00A71B8F" w:rsidRPr="004A69A5">
        <w:rPr>
          <w:rStyle w:val="Kommentarzeichen"/>
          <w:sz w:val="20"/>
          <w:szCs w:val="20"/>
        </w:rPr>
        <w:commentReference w:id="102"/>
      </w:r>
      <w:r w:rsidR="004A69A5" w:rsidRPr="004A69A5">
        <w:t>-Tabelle geändert werden.</w:t>
      </w:r>
      <w:r w:rsidR="00A71B8F">
        <w:t xml:space="preserve"> Siehe Tabelle </w:t>
      </w:r>
      <w:r w:rsidR="00A71B8F">
        <w:fldChar w:fldCharType="begin"/>
      </w:r>
      <w:r w:rsidR="00A71B8F">
        <w:instrText xml:space="preserve"> REF _Ref212727602 \r \h </w:instrText>
      </w:r>
      <w:r w:rsidR="00A71B8F">
        <w:fldChar w:fldCharType="separate"/>
      </w:r>
      <w:r w:rsidR="00A71B8F">
        <w:t>3.6.4</w:t>
      </w:r>
      <w:r w:rsidR="00A71B8F">
        <w:fldChar w:fldCharType="end"/>
      </w:r>
      <w:r w:rsidR="00A71B8F">
        <w:t>.</w:t>
      </w:r>
    </w:p>
    <w:p w14:paraId="0B564E54" w14:textId="77777777" w:rsidR="00603566" w:rsidRPr="007240EE" w:rsidRDefault="00603566" w:rsidP="000D4D63"/>
    <w:p w14:paraId="3B2A4202" w14:textId="0BCEF470" w:rsidR="00C450E8" w:rsidRPr="00856470" w:rsidRDefault="00C450E8" w:rsidP="00C450E8">
      <w:pPr>
        <w:pStyle w:val="berschrift3"/>
        <w:rPr>
          <w:lang w:val="en-US"/>
        </w:rPr>
      </w:pPr>
      <w:bookmarkStart w:id="104" w:name="_Toc212727441"/>
      <w:r w:rsidRPr="00856470">
        <w:rPr>
          <w:lang w:val="en-US"/>
        </w:rPr>
        <w:t xml:space="preserve">Default </w:t>
      </w:r>
      <w:r w:rsidR="002B6F87">
        <w:rPr>
          <w:lang w:val="en-US"/>
        </w:rPr>
        <w:t>r</w:t>
      </w:r>
      <w:r w:rsidRPr="00856470">
        <w:rPr>
          <w:lang w:val="en-US"/>
        </w:rPr>
        <w:t>eturn</w:t>
      </w:r>
      <w:r w:rsidR="002B6F87">
        <w:rPr>
          <w:lang w:val="en-US"/>
        </w:rPr>
        <w:t xml:space="preserve"> c</w:t>
      </w:r>
      <w:r w:rsidRPr="00856470">
        <w:rPr>
          <w:lang w:val="en-US"/>
        </w:rPr>
        <w:t>odes</w:t>
      </w:r>
      <w:bookmarkEnd w:id="104"/>
    </w:p>
    <w:tbl>
      <w:tblPr>
        <w:tblStyle w:val="aSysTabelleKopfzeileblau"/>
        <w:tblW w:w="5000" w:type="pct"/>
        <w:tblLook w:val="0020" w:firstRow="1" w:lastRow="0" w:firstColumn="0" w:lastColumn="0" w:noHBand="0" w:noVBand="0"/>
      </w:tblPr>
      <w:tblGrid>
        <w:gridCol w:w="2186"/>
        <w:gridCol w:w="6885"/>
      </w:tblGrid>
      <w:tr w:rsidR="00C450E8" w:rsidRPr="00856470" w14:paraId="1D0FB19B" w14:textId="77777777" w:rsidTr="00813C6F">
        <w:trPr>
          <w:cnfStyle w:val="100000000000" w:firstRow="1" w:lastRow="0" w:firstColumn="0" w:lastColumn="0" w:oddVBand="0" w:evenVBand="0" w:oddHBand="0" w:evenHBand="0" w:firstRowFirstColumn="0" w:firstRowLastColumn="0" w:lastRowFirstColumn="0" w:lastRowLastColumn="0"/>
          <w:trHeight w:val="283"/>
          <w:tblHeader/>
        </w:trPr>
        <w:tc>
          <w:tcPr>
            <w:tcW w:w="1205" w:type="pct"/>
          </w:tcPr>
          <w:p w14:paraId="5F330D75" w14:textId="77777777" w:rsidR="00C450E8" w:rsidRPr="00856470" w:rsidRDefault="00C450E8" w:rsidP="00813C6F">
            <w:pPr>
              <w:ind w:left="34"/>
              <w:rPr>
                <w:sz w:val="16"/>
                <w:szCs w:val="16"/>
                <w:lang w:val="en-US"/>
              </w:rPr>
            </w:pPr>
            <w:r w:rsidRPr="00856470">
              <w:rPr>
                <w:sz w:val="16"/>
                <w:szCs w:val="16"/>
                <w:lang w:val="en-US"/>
              </w:rPr>
              <w:t>Return-Code</w:t>
            </w:r>
          </w:p>
        </w:tc>
        <w:tc>
          <w:tcPr>
            <w:tcW w:w="3795" w:type="pct"/>
          </w:tcPr>
          <w:p w14:paraId="44982D53" w14:textId="77777777" w:rsidR="00C450E8" w:rsidRPr="00856470" w:rsidRDefault="00C450E8" w:rsidP="00813C6F">
            <w:pPr>
              <w:ind w:left="34"/>
              <w:rPr>
                <w:sz w:val="16"/>
                <w:szCs w:val="16"/>
                <w:lang w:val="en-US"/>
              </w:rPr>
            </w:pPr>
            <w:r w:rsidRPr="00856470">
              <w:rPr>
                <w:sz w:val="16"/>
                <w:szCs w:val="16"/>
                <w:lang w:val="en-US"/>
              </w:rPr>
              <w:t>Beschreibung</w:t>
            </w:r>
          </w:p>
        </w:tc>
      </w:tr>
      <w:tr w:rsidR="00C450E8" w:rsidRPr="00002192" w14:paraId="5FF09F04" w14:textId="77777777" w:rsidTr="00813C6F">
        <w:trPr>
          <w:cnfStyle w:val="000000100000" w:firstRow="0" w:lastRow="0" w:firstColumn="0" w:lastColumn="0" w:oddVBand="0" w:evenVBand="0" w:oddHBand="1" w:evenHBand="0" w:firstRowFirstColumn="0" w:firstRowLastColumn="0" w:lastRowFirstColumn="0" w:lastRowLastColumn="0"/>
          <w:trHeight w:val="283"/>
        </w:trPr>
        <w:tc>
          <w:tcPr>
            <w:tcW w:w="1205" w:type="pct"/>
          </w:tcPr>
          <w:p w14:paraId="7E1D42B9" w14:textId="77777777" w:rsidR="00C450E8" w:rsidRPr="00856470" w:rsidRDefault="00C450E8" w:rsidP="00813C6F">
            <w:pPr>
              <w:ind w:left="34"/>
              <w:rPr>
                <w:sz w:val="16"/>
                <w:szCs w:val="16"/>
                <w:lang w:val="en-US"/>
              </w:rPr>
            </w:pPr>
            <w:r w:rsidRPr="00856470">
              <w:rPr>
                <w:sz w:val="16"/>
                <w:szCs w:val="16"/>
                <w:lang w:val="en-US"/>
              </w:rPr>
              <w:t>400</w:t>
            </w:r>
          </w:p>
        </w:tc>
        <w:tc>
          <w:tcPr>
            <w:tcW w:w="3795" w:type="pct"/>
          </w:tcPr>
          <w:p w14:paraId="4395B4FC" w14:textId="77777777" w:rsidR="00C450E8" w:rsidRPr="00856470" w:rsidRDefault="00C450E8" w:rsidP="00813C6F">
            <w:pPr>
              <w:ind w:left="34"/>
              <w:rPr>
                <w:sz w:val="16"/>
                <w:szCs w:val="16"/>
                <w:lang w:val="en-US"/>
              </w:rPr>
            </w:pPr>
            <w:r w:rsidRPr="00856470">
              <w:rPr>
                <w:sz w:val="16"/>
                <w:szCs w:val="16"/>
                <w:lang w:val="en-US"/>
              </w:rPr>
              <w:t>Bad Request</w:t>
            </w:r>
          </w:p>
          <w:p w14:paraId="614CF219" w14:textId="77777777" w:rsidR="00C450E8" w:rsidRPr="00856470" w:rsidRDefault="00C450E8" w:rsidP="00813C6F">
            <w:pPr>
              <w:ind w:left="34"/>
              <w:rPr>
                <w:sz w:val="16"/>
                <w:szCs w:val="16"/>
                <w:lang w:val="en-US"/>
              </w:rPr>
            </w:pPr>
            <w:r w:rsidRPr="00856470">
              <w:rPr>
                <w:sz w:val="16"/>
                <w:szCs w:val="16"/>
                <w:lang w:val="en-US"/>
              </w:rPr>
              <w:t>Unauthorized (70120), FailedToParseParameters (96000), ApiKeyRequired (96001), ApiInvalidParameter (98000)</w:t>
            </w:r>
          </w:p>
        </w:tc>
      </w:tr>
      <w:tr w:rsidR="00C450E8" w:rsidRPr="00A360B8" w14:paraId="6177A0BE" w14:textId="77777777" w:rsidTr="00813C6F">
        <w:trPr>
          <w:cnfStyle w:val="000000010000" w:firstRow="0" w:lastRow="0" w:firstColumn="0" w:lastColumn="0" w:oddVBand="0" w:evenVBand="0" w:oddHBand="0" w:evenHBand="1" w:firstRowFirstColumn="0" w:firstRowLastColumn="0" w:lastRowFirstColumn="0" w:lastRowLastColumn="0"/>
          <w:trHeight w:val="283"/>
        </w:trPr>
        <w:tc>
          <w:tcPr>
            <w:tcW w:w="1205" w:type="pct"/>
          </w:tcPr>
          <w:p w14:paraId="2D1158E9" w14:textId="77777777" w:rsidR="00C450E8" w:rsidRPr="00856470" w:rsidRDefault="00C450E8" w:rsidP="00813C6F">
            <w:pPr>
              <w:ind w:left="34"/>
              <w:rPr>
                <w:sz w:val="16"/>
                <w:szCs w:val="16"/>
                <w:lang w:val="en-US"/>
              </w:rPr>
            </w:pPr>
            <w:r w:rsidRPr="00856470">
              <w:rPr>
                <w:sz w:val="16"/>
                <w:szCs w:val="16"/>
                <w:lang w:val="en-US"/>
              </w:rPr>
              <w:t>401</w:t>
            </w:r>
          </w:p>
        </w:tc>
        <w:tc>
          <w:tcPr>
            <w:tcW w:w="3795" w:type="pct"/>
          </w:tcPr>
          <w:p w14:paraId="0D8CB12C" w14:textId="77777777" w:rsidR="00C450E8" w:rsidRPr="00856470" w:rsidRDefault="00C450E8" w:rsidP="00813C6F">
            <w:pPr>
              <w:ind w:left="34"/>
              <w:rPr>
                <w:sz w:val="16"/>
                <w:szCs w:val="16"/>
                <w:lang w:val="en-US"/>
              </w:rPr>
            </w:pPr>
            <w:r w:rsidRPr="00856470">
              <w:rPr>
                <w:sz w:val="16"/>
                <w:szCs w:val="16"/>
                <w:lang w:val="en-US"/>
              </w:rPr>
              <w:t>Unauthorized</w:t>
            </w:r>
          </w:p>
          <w:p w14:paraId="6975A63F" w14:textId="77777777" w:rsidR="00C450E8" w:rsidRPr="00856470" w:rsidRDefault="00C450E8" w:rsidP="00813C6F">
            <w:pPr>
              <w:ind w:left="34"/>
              <w:rPr>
                <w:sz w:val="16"/>
                <w:szCs w:val="16"/>
                <w:lang w:val="en-US"/>
              </w:rPr>
            </w:pPr>
            <w:r w:rsidRPr="00856470">
              <w:rPr>
                <w:sz w:val="16"/>
                <w:szCs w:val="16"/>
                <w:lang w:val="en-US"/>
              </w:rPr>
              <w:t>UserLogOnFailed (19005), UserLogOnBlocked (19006), UserValidityExpired (19012), UserNotYetActivated (19009), ClientIpAddressNotWhitlisted (96003)</w:t>
            </w:r>
          </w:p>
        </w:tc>
      </w:tr>
      <w:tr w:rsidR="00C450E8" w:rsidRPr="00A360B8" w14:paraId="7AE4D907" w14:textId="77777777" w:rsidTr="00813C6F">
        <w:trPr>
          <w:cnfStyle w:val="000000100000" w:firstRow="0" w:lastRow="0" w:firstColumn="0" w:lastColumn="0" w:oddVBand="0" w:evenVBand="0" w:oddHBand="1" w:evenHBand="0" w:firstRowFirstColumn="0" w:firstRowLastColumn="0" w:lastRowFirstColumn="0" w:lastRowLastColumn="0"/>
          <w:trHeight w:val="283"/>
        </w:trPr>
        <w:tc>
          <w:tcPr>
            <w:tcW w:w="1205" w:type="pct"/>
          </w:tcPr>
          <w:p w14:paraId="455E7B67" w14:textId="77777777" w:rsidR="00C450E8" w:rsidRPr="00856470" w:rsidRDefault="00C450E8" w:rsidP="00813C6F">
            <w:pPr>
              <w:ind w:left="34"/>
              <w:rPr>
                <w:sz w:val="16"/>
                <w:szCs w:val="16"/>
                <w:lang w:val="en-US"/>
              </w:rPr>
            </w:pPr>
            <w:r w:rsidRPr="00856470">
              <w:rPr>
                <w:sz w:val="16"/>
                <w:szCs w:val="16"/>
                <w:lang w:val="en-US"/>
              </w:rPr>
              <w:t>403</w:t>
            </w:r>
          </w:p>
        </w:tc>
        <w:tc>
          <w:tcPr>
            <w:tcW w:w="3795" w:type="pct"/>
          </w:tcPr>
          <w:p w14:paraId="54B10B37" w14:textId="77777777" w:rsidR="00C450E8" w:rsidRPr="00856470" w:rsidRDefault="00C450E8" w:rsidP="00813C6F">
            <w:pPr>
              <w:ind w:left="34"/>
              <w:rPr>
                <w:sz w:val="16"/>
                <w:szCs w:val="16"/>
                <w:lang w:val="en-US"/>
              </w:rPr>
            </w:pPr>
            <w:r w:rsidRPr="00856470">
              <w:rPr>
                <w:sz w:val="16"/>
                <w:szCs w:val="16"/>
                <w:lang w:val="en-US"/>
              </w:rPr>
              <w:t>Forbidden</w:t>
            </w:r>
          </w:p>
          <w:p w14:paraId="27080CEE" w14:textId="77777777" w:rsidR="00C450E8" w:rsidRPr="00856470" w:rsidRDefault="00C450E8" w:rsidP="00813C6F">
            <w:pPr>
              <w:ind w:left="34"/>
              <w:rPr>
                <w:sz w:val="16"/>
                <w:szCs w:val="16"/>
                <w:lang w:val="en-US"/>
              </w:rPr>
            </w:pPr>
            <w:r w:rsidRPr="00856470">
              <w:rPr>
                <w:sz w:val="16"/>
                <w:szCs w:val="16"/>
                <w:lang w:val="en-US"/>
              </w:rPr>
              <w:t>NoAuthorization (70121), ApiKeyRequired (96001), ApiKeyNotFound (96002), MaximumNumberOfCallsExceeded (96004)</w:t>
            </w:r>
          </w:p>
        </w:tc>
      </w:tr>
      <w:tr w:rsidR="00C450E8" w:rsidRPr="00856470" w14:paraId="5EE337A8" w14:textId="77777777" w:rsidTr="00813C6F">
        <w:trPr>
          <w:cnfStyle w:val="000000010000" w:firstRow="0" w:lastRow="0" w:firstColumn="0" w:lastColumn="0" w:oddVBand="0" w:evenVBand="0" w:oddHBand="0" w:evenHBand="1" w:firstRowFirstColumn="0" w:firstRowLastColumn="0" w:lastRowFirstColumn="0" w:lastRowLastColumn="0"/>
          <w:trHeight w:val="283"/>
        </w:trPr>
        <w:tc>
          <w:tcPr>
            <w:tcW w:w="1205" w:type="pct"/>
          </w:tcPr>
          <w:p w14:paraId="3866E831" w14:textId="77777777" w:rsidR="00C450E8" w:rsidRPr="00856470" w:rsidRDefault="00C450E8" w:rsidP="00813C6F">
            <w:pPr>
              <w:ind w:left="34"/>
              <w:rPr>
                <w:sz w:val="16"/>
                <w:szCs w:val="16"/>
                <w:lang w:val="en-US"/>
              </w:rPr>
            </w:pPr>
            <w:r w:rsidRPr="00856470">
              <w:rPr>
                <w:sz w:val="16"/>
                <w:szCs w:val="16"/>
                <w:lang w:val="en-US"/>
              </w:rPr>
              <w:t>404</w:t>
            </w:r>
          </w:p>
        </w:tc>
        <w:tc>
          <w:tcPr>
            <w:tcW w:w="3795" w:type="pct"/>
          </w:tcPr>
          <w:p w14:paraId="5EE66303" w14:textId="77777777" w:rsidR="00C450E8" w:rsidRPr="00856470" w:rsidRDefault="00C450E8" w:rsidP="00813C6F">
            <w:pPr>
              <w:ind w:left="34"/>
              <w:rPr>
                <w:sz w:val="16"/>
                <w:szCs w:val="16"/>
                <w:lang w:val="en-US"/>
              </w:rPr>
            </w:pPr>
            <w:r w:rsidRPr="00856470">
              <w:rPr>
                <w:sz w:val="16"/>
                <w:szCs w:val="16"/>
                <w:lang w:val="en-US"/>
              </w:rPr>
              <w:t>Not Found</w:t>
            </w:r>
          </w:p>
          <w:p w14:paraId="4771414E" w14:textId="01E83A1F" w:rsidR="00C450E8" w:rsidRPr="00856470" w:rsidRDefault="00C450E8" w:rsidP="00813C6F">
            <w:pPr>
              <w:ind w:left="34"/>
              <w:rPr>
                <w:sz w:val="16"/>
                <w:szCs w:val="16"/>
                <w:lang w:val="en-US"/>
              </w:rPr>
            </w:pPr>
            <w:r w:rsidRPr="00856470">
              <w:rPr>
                <w:sz w:val="16"/>
                <w:szCs w:val="16"/>
                <w:lang w:val="en-US"/>
              </w:rPr>
              <w:t>MandatorNotFound (13000)</w:t>
            </w:r>
            <w:r w:rsidR="00625D90">
              <w:rPr>
                <w:sz w:val="16"/>
                <w:szCs w:val="16"/>
                <w:lang w:val="en-US"/>
              </w:rPr>
              <w:t xml:space="preserve">, </w:t>
            </w:r>
            <w:r w:rsidR="00625D90" w:rsidRPr="00625D90">
              <w:rPr>
                <w:sz w:val="16"/>
                <w:szCs w:val="16"/>
              </w:rPr>
              <w:t>ApiObjectNotFound (98002)</w:t>
            </w:r>
          </w:p>
        </w:tc>
      </w:tr>
      <w:tr w:rsidR="00C450E8" w:rsidRPr="00A360B8" w14:paraId="62E41416" w14:textId="77777777" w:rsidTr="00813C6F">
        <w:trPr>
          <w:cnfStyle w:val="000000100000" w:firstRow="0" w:lastRow="0" w:firstColumn="0" w:lastColumn="0" w:oddVBand="0" w:evenVBand="0" w:oddHBand="1" w:evenHBand="0" w:firstRowFirstColumn="0" w:firstRowLastColumn="0" w:lastRowFirstColumn="0" w:lastRowLastColumn="0"/>
          <w:trHeight w:val="283"/>
        </w:trPr>
        <w:tc>
          <w:tcPr>
            <w:tcW w:w="1205" w:type="pct"/>
          </w:tcPr>
          <w:p w14:paraId="4DDB1E91" w14:textId="77777777" w:rsidR="00C450E8" w:rsidRPr="00856470" w:rsidRDefault="00C450E8" w:rsidP="00813C6F">
            <w:pPr>
              <w:ind w:left="34"/>
              <w:rPr>
                <w:sz w:val="16"/>
                <w:szCs w:val="16"/>
                <w:lang w:val="en-US"/>
              </w:rPr>
            </w:pPr>
            <w:r w:rsidRPr="00856470">
              <w:rPr>
                <w:sz w:val="16"/>
                <w:szCs w:val="16"/>
                <w:lang w:val="en-US"/>
              </w:rPr>
              <w:lastRenderedPageBreak/>
              <w:t>500</w:t>
            </w:r>
            <w:r w:rsidRPr="00856470">
              <w:rPr>
                <w:sz w:val="16"/>
                <w:szCs w:val="16"/>
                <w:lang w:val="en-US"/>
              </w:rPr>
              <w:tab/>
            </w:r>
          </w:p>
        </w:tc>
        <w:tc>
          <w:tcPr>
            <w:tcW w:w="3795" w:type="pct"/>
          </w:tcPr>
          <w:p w14:paraId="6A308826" w14:textId="77777777" w:rsidR="00C450E8" w:rsidRPr="00856470" w:rsidRDefault="00C450E8" w:rsidP="00813C6F">
            <w:pPr>
              <w:ind w:left="34"/>
              <w:rPr>
                <w:sz w:val="16"/>
                <w:szCs w:val="16"/>
                <w:lang w:val="en-US"/>
              </w:rPr>
            </w:pPr>
            <w:r w:rsidRPr="00856470">
              <w:rPr>
                <w:sz w:val="16"/>
                <w:szCs w:val="16"/>
                <w:lang w:val="en-US"/>
              </w:rPr>
              <w:t>Internal Server Error (BusinessException missing)</w:t>
            </w:r>
          </w:p>
        </w:tc>
      </w:tr>
    </w:tbl>
    <w:p w14:paraId="18D173FE" w14:textId="7F580C7B" w:rsidR="00C450E8" w:rsidRDefault="00C450E8" w:rsidP="00C450E8">
      <w:pPr>
        <w:rPr>
          <w:lang w:val="en-US"/>
        </w:rPr>
      </w:pPr>
    </w:p>
    <w:p w14:paraId="6683024C" w14:textId="3968B097" w:rsidR="001539F4" w:rsidRPr="00856470" w:rsidRDefault="001539F4" w:rsidP="001539F4">
      <w:pPr>
        <w:pStyle w:val="berschrift3"/>
        <w:rPr>
          <w:lang w:val="en-US"/>
        </w:rPr>
      </w:pPr>
      <w:bookmarkStart w:id="105" w:name="_Ref212727169"/>
      <w:bookmarkStart w:id="106" w:name="_Toc212727442"/>
      <w:r>
        <w:rPr>
          <w:lang w:val="en-US"/>
        </w:rPr>
        <w:t>List of possible agent deletion errors</w:t>
      </w:r>
      <w:bookmarkEnd w:id="105"/>
      <w:bookmarkEnd w:id="106"/>
    </w:p>
    <w:tbl>
      <w:tblPr>
        <w:tblStyle w:val="aSysTabelleKopfzeileblau"/>
        <w:tblW w:w="5000" w:type="pct"/>
        <w:tblLook w:val="0020" w:firstRow="1" w:lastRow="0" w:firstColumn="0" w:lastColumn="0" w:noHBand="0" w:noVBand="0"/>
      </w:tblPr>
      <w:tblGrid>
        <w:gridCol w:w="3828"/>
        <w:gridCol w:w="5243"/>
      </w:tblGrid>
      <w:tr w:rsidR="001539F4" w:rsidRPr="00856470" w14:paraId="0AFCB4FA" w14:textId="77777777" w:rsidTr="001539F4">
        <w:trPr>
          <w:cnfStyle w:val="100000000000" w:firstRow="1" w:lastRow="0" w:firstColumn="0" w:lastColumn="0" w:oddVBand="0" w:evenVBand="0" w:oddHBand="0" w:evenHBand="0" w:firstRowFirstColumn="0" w:firstRowLastColumn="0" w:lastRowFirstColumn="0" w:lastRowLastColumn="0"/>
          <w:trHeight w:val="283"/>
          <w:tblHeader/>
        </w:trPr>
        <w:tc>
          <w:tcPr>
            <w:tcW w:w="2110" w:type="pct"/>
          </w:tcPr>
          <w:p w14:paraId="4AFC06A9" w14:textId="486ED194" w:rsidR="001539F4" w:rsidRPr="00856470" w:rsidRDefault="001539F4" w:rsidP="007F04E8">
            <w:pPr>
              <w:ind w:left="34"/>
              <w:rPr>
                <w:sz w:val="16"/>
                <w:szCs w:val="16"/>
                <w:lang w:val="en-US"/>
              </w:rPr>
            </w:pPr>
            <w:r>
              <w:rPr>
                <w:sz w:val="16"/>
                <w:szCs w:val="16"/>
                <w:lang w:val="en-US"/>
              </w:rPr>
              <w:t>BusinessExeption</w:t>
            </w:r>
          </w:p>
        </w:tc>
        <w:tc>
          <w:tcPr>
            <w:tcW w:w="2890" w:type="pct"/>
          </w:tcPr>
          <w:p w14:paraId="41984E32" w14:textId="77777777" w:rsidR="001539F4" w:rsidRPr="00856470" w:rsidRDefault="001539F4" w:rsidP="007F04E8">
            <w:pPr>
              <w:ind w:left="34"/>
              <w:rPr>
                <w:sz w:val="16"/>
                <w:szCs w:val="16"/>
                <w:lang w:val="en-US"/>
              </w:rPr>
            </w:pPr>
            <w:r w:rsidRPr="00856470">
              <w:rPr>
                <w:sz w:val="16"/>
                <w:szCs w:val="16"/>
                <w:lang w:val="en-US"/>
              </w:rPr>
              <w:t>Beschreibung</w:t>
            </w:r>
          </w:p>
        </w:tc>
      </w:tr>
      <w:tr w:rsidR="001539F4" w:rsidRPr="001539F4" w14:paraId="03AF01D6"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1BB78203" w14:textId="45D07CE0" w:rsidR="001539F4" w:rsidRPr="00856470" w:rsidRDefault="001539F4" w:rsidP="007F04E8">
            <w:pPr>
              <w:ind w:left="34"/>
              <w:rPr>
                <w:sz w:val="16"/>
                <w:szCs w:val="16"/>
                <w:lang w:val="en-US"/>
              </w:rPr>
            </w:pPr>
            <w:r w:rsidRPr="001539F4">
              <w:rPr>
                <w:sz w:val="16"/>
                <w:szCs w:val="16"/>
              </w:rPr>
              <w:t>AgentIdCannotBeNull</w:t>
            </w:r>
            <w:r>
              <w:rPr>
                <w:sz w:val="16"/>
                <w:szCs w:val="16"/>
              </w:rPr>
              <w:t xml:space="preserve"> (</w:t>
            </w:r>
            <w:r w:rsidRPr="001539F4">
              <w:rPr>
                <w:sz w:val="16"/>
                <w:szCs w:val="16"/>
              </w:rPr>
              <w:t>11006</w:t>
            </w:r>
            <w:r>
              <w:rPr>
                <w:sz w:val="16"/>
                <w:szCs w:val="16"/>
              </w:rPr>
              <w:t>)</w:t>
            </w:r>
          </w:p>
        </w:tc>
        <w:tc>
          <w:tcPr>
            <w:tcW w:w="2890" w:type="pct"/>
          </w:tcPr>
          <w:p w14:paraId="1E998C7B" w14:textId="7D525033" w:rsidR="001539F4" w:rsidRPr="001539F4" w:rsidRDefault="001539F4" w:rsidP="007F04E8">
            <w:pPr>
              <w:ind w:left="34"/>
              <w:rPr>
                <w:sz w:val="16"/>
                <w:szCs w:val="16"/>
              </w:rPr>
            </w:pPr>
            <w:r w:rsidRPr="001539F4">
              <w:rPr>
                <w:sz w:val="16"/>
                <w:szCs w:val="16"/>
              </w:rPr>
              <w:t>Agent ID darf nicht n</w:t>
            </w:r>
            <w:r>
              <w:rPr>
                <w:sz w:val="16"/>
                <w:szCs w:val="16"/>
              </w:rPr>
              <w:t>ull sein</w:t>
            </w:r>
          </w:p>
        </w:tc>
      </w:tr>
      <w:tr w:rsidR="001539F4" w:rsidRPr="001539F4" w14:paraId="00E34612"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6BE6163A" w14:textId="2BF2E746" w:rsidR="001539F4" w:rsidRPr="00856470" w:rsidRDefault="001539F4" w:rsidP="007F04E8">
            <w:pPr>
              <w:ind w:left="34"/>
              <w:rPr>
                <w:sz w:val="16"/>
                <w:szCs w:val="16"/>
                <w:lang w:val="en-US"/>
              </w:rPr>
            </w:pPr>
            <w:r w:rsidRPr="001539F4">
              <w:rPr>
                <w:sz w:val="16"/>
                <w:szCs w:val="16"/>
              </w:rPr>
              <w:t>AgentReferredByStream</w:t>
            </w:r>
            <w:r>
              <w:rPr>
                <w:sz w:val="16"/>
                <w:szCs w:val="16"/>
              </w:rPr>
              <w:t xml:space="preserve"> (11007)</w:t>
            </w:r>
          </w:p>
        </w:tc>
        <w:tc>
          <w:tcPr>
            <w:tcW w:w="2890" w:type="pct"/>
          </w:tcPr>
          <w:p w14:paraId="288E947D" w14:textId="277792C9" w:rsidR="001539F4" w:rsidRPr="001539F4" w:rsidRDefault="001539F4" w:rsidP="007F04E8">
            <w:pPr>
              <w:ind w:left="34"/>
              <w:rPr>
                <w:sz w:val="16"/>
                <w:szCs w:val="16"/>
              </w:rPr>
            </w:pPr>
            <w:r w:rsidRPr="001539F4">
              <w:rPr>
                <w:sz w:val="16"/>
                <w:szCs w:val="16"/>
              </w:rPr>
              <w:t>Agent wird noch von e</w:t>
            </w:r>
            <w:r>
              <w:rPr>
                <w:sz w:val="16"/>
                <w:szCs w:val="16"/>
              </w:rPr>
              <w:t>inem Stream referenziert</w:t>
            </w:r>
          </w:p>
        </w:tc>
      </w:tr>
      <w:tr w:rsidR="001539F4" w:rsidRPr="001539F4" w14:paraId="7BBAC9AB"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2A03DF08" w14:textId="27F25E84" w:rsidR="001539F4" w:rsidRPr="00856470" w:rsidRDefault="001539F4" w:rsidP="001539F4">
            <w:pPr>
              <w:ind w:left="34"/>
              <w:rPr>
                <w:sz w:val="16"/>
                <w:szCs w:val="16"/>
                <w:lang w:val="en-US"/>
              </w:rPr>
            </w:pPr>
            <w:r w:rsidRPr="001539F4">
              <w:rPr>
                <w:sz w:val="16"/>
                <w:szCs w:val="16"/>
              </w:rPr>
              <w:t xml:space="preserve">AgentReferredByJob </w:t>
            </w:r>
            <w:r>
              <w:rPr>
                <w:sz w:val="16"/>
                <w:szCs w:val="16"/>
              </w:rPr>
              <w:t>(</w:t>
            </w:r>
            <w:r w:rsidRPr="001539F4">
              <w:rPr>
                <w:sz w:val="16"/>
                <w:szCs w:val="16"/>
              </w:rPr>
              <w:t>11008</w:t>
            </w:r>
            <w:r>
              <w:rPr>
                <w:sz w:val="16"/>
                <w:szCs w:val="16"/>
              </w:rPr>
              <w:t>)</w:t>
            </w:r>
          </w:p>
        </w:tc>
        <w:tc>
          <w:tcPr>
            <w:tcW w:w="2890" w:type="pct"/>
          </w:tcPr>
          <w:p w14:paraId="3BC7D172" w14:textId="1820B4FD" w:rsidR="001539F4" w:rsidRPr="001539F4" w:rsidRDefault="001539F4" w:rsidP="001539F4">
            <w:pPr>
              <w:ind w:left="34"/>
              <w:rPr>
                <w:sz w:val="16"/>
                <w:szCs w:val="16"/>
              </w:rPr>
            </w:pPr>
            <w:r w:rsidRPr="001539F4">
              <w:rPr>
                <w:sz w:val="16"/>
                <w:szCs w:val="16"/>
              </w:rPr>
              <w:t>Agent wird noch von e</w:t>
            </w:r>
            <w:r>
              <w:rPr>
                <w:sz w:val="16"/>
                <w:szCs w:val="16"/>
              </w:rPr>
              <w:t>inem Job referenziert</w:t>
            </w:r>
          </w:p>
        </w:tc>
      </w:tr>
      <w:tr w:rsidR="001539F4" w:rsidRPr="00856470" w14:paraId="03DC770A"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47D79B5C" w14:textId="2913AC59" w:rsidR="001539F4" w:rsidRPr="001539F4" w:rsidRDefault="001539F4" w:rsidP="001539F4">
            <w:pPr>
              <w:ind w:left="34"/>
              <w:rPr>
                <w:sz w:val="16"/>
                <w:szCs w:val="16"/>
              </w:rPr>
            </w:pPr>
            <w:r w:rsidRPr="001539F4">
              <w:rPr>
                <w:sz w:val="16"/>
                <w:szCs w:val="16"/>
              </w:rPr>
              <w:t xml:space="preserve">AgentReferredByStreamRun </w:t>
            </w:r>
            <w:r>
              <w:rPr>
                <w:sz w:val="16"/>
                <w:szCs w:val="16"/>
              </w:rPr>
              <w:t>(</w:t>
            </w:r>
            <w:r w:rsidRPr="001539F4">
              <w:rPr>
                <w:sz w:val="16"/>
                <w:szCs w:val="16"/>
              </w:rPr>
              <w:t>11009</w:t>
            </w:r>
            <w:r>
              <w:rPr>
                <w:sz w:val="16"/>
                <w:szCs w:val="16"/>
              </w:rPr>
              <w:t>)</w:t>
            </w:r>
          </w:p>
        </w:tc>
        <w:tc>
          <w:tcPr>
            <w:tcW w:w="2890" w:type="pct"/>
          </w:tcPr>
          <w:p w14:paraId="20915E54" w14:textId="72C7A4E6" w:rsidR="001539F4" w:rsidRPr="001539F4" w:rsidRDefault="001539F4" w:rsidP="001539F4">
            <w:pPr>
              <w:ind w:left="34"/>
              <w:rPr>
                <w:sz w:val="16"/>
                <w:szCs w:val="16"/>
              </w:rPr>
            </w:pPr>
            <w:r w:rsidRPr="001539F4">
              <w:rPr>
                <w:sz w:val="16"/>
                <w:szCs w:val="16"/>
              </w:rPr>
              <w:t>Agent wird noch von e</w:t>
            </w:r>
            <w:r>
              <w:rPr>
                <w:sz w:val="16"/>
                <w:szCs w:val="16"/>
              </w:rPr>
              <w:t>inem Streamrun referenziert</w:t>
            </w:r>
          </w:p>
        </w:tc>
      </w:tr>
      <w:tr w:rsidR="001539F4" w:rsidRPr="001539F4" w14:paraId="0D594EA0"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3BCF68CA" w14:textId="25837397" w:rsidR="001539F4" w:rsidRPr="001539F4" w:rsidRDefault="001539F4" w:rsidP="001539F4">
            <w:pPr>
              <w:ind w:left="34"/>
              <w:rPr>
                <w:sz w:val="16"/>
                <w:szCs w:val="16"/>
              </w:rPr>
            </w:pPr>
            <w:r w:rsidRPr="001539F4">
              <w:rPr>
                <w:sz w:val="16"/>
                <w:szCs w:val="16"/>
              </w:rPr>
              <w:t xml:space="preserve">AgentReferredByStreamRunJobProperty </w:t>
            </w:r>
            <w:r>
              <w:rPr>
                <w:sz w:val="16"/>
                <w:szCs w:val="16"/>
              </w:rPr>
              <w:t>(</w:t>
            </w:r>
            <w:r w:rsidRPr="001539F4">
              <w:rPr>
                <w:sz w:val="16"/>
                <w:szCs w:val="16"/>
              </w:rPr>
              <w:t>11010</w:t>
            </w:r>
            <w:r>
              <w:rPr>
                <w:sz w:val="16"/>
                <w:szCs w:val="16"/>
              </w:rPr>
              <w:t>)</w:t>
            </w:r>
          </w:p>
        </w:tc>
        <w:tc>
          <w:tcPr>
            <w:tcW w:w="2890" w:type="pct"/>
          </w:tcPr>
          <w:p w14:paraId="1EF3E307" w14:textId="702D73C0" w:rsidR="001539F4" w:rsidRPr="001539F4" w:rsidRDefault="001539F4" w:rsidP="001539F4">
            <w:pPr>
              <w:ind w:left="34"/>
              <w:rPr>
                <w:sz w:val="16"/>
                <w:szCs w:val="16"/>
              </w:rPr>
            </w:pPr>
            <w:r w:rsidRPr="001539F4">
              <w:rPr>
                <w:sz w:val="16"/>
                <w:szCs w:val="16"/>
              </w:rPr>
              <w:t>Agent wird noch von e</w:t>
            </w:r>
            <w:r>
              <w:rPr>
                <w:sz w:val="16"/>
                <w:szCs w:val="16"/>
              </w:rPr>
              <w:t>inem Streamrun Job Property referenziert</w:t>
            </w:r>
          </w:p>
        </w:tc>
      </w:tr>
      <w:tr w:rsidR="001539F4" w:rsidRPr="001539F4" w14:paraId="27925F8A"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67EAA3C3" w14:textId="31291FDB" w:rsidR="001539F4" w:rsidRPr="001539F4" w:rsidRDefault="001539F4" w:rsidP="001539F4">
            <w:pPr>
              <w:ind w:left="34"/>
              <w:rPr>
                <w:sz w:val="16"/>
                <w:szCs w:val="16"/>
              </w:rPr>
            </w:pPr>
            <w:r w:rsidRPr="001539F4">
              <w:rPr>
                <w:sz w:val="16"/>
                <w:szCs w:val="16"/>
              </w:rPr>
              <w:t xml:space="preserve">AgentReferredByRuntimeStreams </w:t>
            </w:r>
            <w:r>
              <w:rPr>
                <w:sz w:val="16"/>
                <w:szCs w:val="16"/>
              </w:rPr>
              <w:t>(</w:t>
            </w:r>
            <w:r w:rsidRPr="001539F4">
              <w:rPr>
                <w:sz w:val="16"/>
                <w:szCs w:val="16"/>
              </w:rPr>
              <w:t>11011</w:t>
            </w:r>
            <w:r>
              <w:rPr>
                <w:sz w:val="16"/>
                <w:szCs w:val="16"/>
              </w:rPr>
              <w:t>)</w:t>
            </w:r>
          </w:p>
        </w:tc>
        <w:tc>
          <w:tcPr>
            <w:tcW w:w="2890" w:type="pct"/>
          </w:tcPr>
          <w:p w14:paraId="2F994FAD" w14:textId="7212C15F" w:rsidR="001539F4" w:rsidRPr="001539F4" w:rsidRDefault="001539F4" w:rsidP="001539F4">
            <w:pPr>
              <w:ind w:left="34"/>
              <w:rPr>
                <w:sz w:val="16"/>
                <w:szCs w:val="16"/>
              </w:rPr>
            </w:pPr>
            <w:r w:rsidRPr="001539F4">
              <w:rPr>
                <w:sz w:val="16"/>
                <w:szCs w:val="16"/>
              </w:rPr>
              <w:t>Agent wird noch von e</w:t>
            </w:r>
            <w:r>
              <w:rPr>
                <w:sz w:val="16"/>
                <w:szCs w:val="16"/>
              </w:rPr>
              <w:t>inem Runtime Stream referenziert</w:t>
            </w:r>
          </w:p>
        </w:tc>
      </w:tr>
      <w:tr w:rsidR="001539F4" w:rsidRPr="001539F4" w14:paraId="7CFC292B"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68DBAA23" w14:textId="34709942" w:rsidR="001539F4" w:rsidRPr="001539F4" w:rsidRDefault="001539F4" w:rsidP="001539F4">
            <w:pPr>
              <w:ind w:left="34"/>
              <w:rPr>
                <w:sz w:val="16"/>
                <w:szCs w:val="16"/>
              </w:rPr>
            </w:pPr>
            <w:r w:rsidRPr="001539F4">
              <w:rPr>
                <w:sz w:val="16"/>
                <w:szCs w:val="16"/>
              </w:rPr>
              <w:t xml:space="preserve">AgentReferredByRuntimeJobs </w:t>
            </w:r>
            <w:r>
              <w:rPr>
                <w:sz w:val="16"/>
                <w:szCs w:val="16"/>
              </w:rPr>
              <w:t>(</w:t>
            </w:r>
            <w:r w:rsidRPr="001539F4">
              <w:rPr>
                <w:sz w:val="16"/>
                <w:szCs w:val="16"/>
              </w:rPr>
              <w:t>11012</w:t>
            </w:r>
            <w:r>
              <w:rPr>
                <w:sz w:val="16"/>
                <w:szCs w:val="16"/>
              </w:rPr>
              <w:t>)</w:t>
            </w:r>
          </w:p>
        </w:tc>
        <w:tc>
          <w:tcPr>
            <w:tcW w:w="2890" w:type="pct"/>
          </w:tcPr>
          <w:p w14:paraId="4E1B00D7" w14:textId="1C202A97" w:rsidR="001539F4" w:rsidRPr="001539F4" w:rsidRDefault="001539F4" w:rsidP="001539F4">
            <w:pPr>
              <w:ind w:left="34"/>
              <w:rPr>
                <w:sz w:val="16"/>
                <w:szCs w:val="16"/>
              </w:rPr>
            </w:pPr>
            <w:r w:rsidRPr="001539F4">
              <w:rPr>
                <w:sz w:val="16"/>
                <w:szCs w:val="16"/>
              </w:rPr>
              <w:t>Agent wird noch von e</w:t>
            </w:r>
            <w:r>
              <w:rPr>
                <w:sz w:val="16"/>
                <w:szCs w:val="16"/>
              </w:rPr>
              <w:t>inem Runtime Job referenziert</w:t>
            </w:r>
          </w:p>
        </w:tc>
      </w:tr>
      <w:tr w:rsidR="001539F4" w:rsidRPr="001539F4" w14:paraId="4A2D8D17"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1011D817" w14:textId="5E82CAFE" w:rsidR="001539F4" w:rsidRPr="001539F4" w:rsidRDefault="001539F4" w:rsidP="001539F4">
            <w:pPr>
              <w:ind w:left="34"/>
              <w:rPr>
                <w:sz w:val="16"/>
                <w:szCs w:val="16"/>
              </w:rPr>
            </w:pPr>
            <w:r w:rsidRPr="001539F4">
              <w:rPr>
                <w:sz w:val="16"/>
                <w:szCs w:val="16"/>
              </w:rPr>
              <w:t xml:space="preserve">AgentReferredByFileDependency </w:t>
            </w:r>
            <w:r>
              <w:rPr>
                <w:sz w:val="16"/>
                <w:szCs w:val="16"/>
              </w:rPr>
              <w:t>(</w:t>
            </w:r>
            <w:r w:rsidRPr="001539F4">
              <w:rPr>
                <w:sz w:val="16"/>
                <w:szCs w:val="16"/>
              </w:rPr>
              <w:t>11043</w:t>
            </w:r>
            <w:r>
              <w:rPr>
                <w:sz w:val="16"/>
                <w:szCs w:val="16"/>
              </w:rPr>
              <w:t>)</w:t>
            </w:r>
          </w:p>
        </w:tc>
        <w:tc>
          <w:tcPr>
            <w:tcW w:w="2890" w:type="pct"/>
          </w:tcPr>
          <w:p w14:paraId="179BAC4C" w14:textId="3A0F0501" w:rsidR="001539F4" w:rsidRPr="001539F4" w:rsidRDefault="001539F4" w:rsidP="001539F4">
            <w:pPr>
              <w:ind w:left="34"/>
              <w:rPr>
                <w:sz w:val="16"/>
                <w:szCs w:val="16"/>
              </w:rPr>
            </w:pPr>
            <w:r w:rsidRPr="001539F4">
              <w:rPr>
                <w:sz w:val="16"/>
                <w:szCs w:val="16"/>
              </w:rPr>
              <w:t xml:space="preserve">Agent wird noch von </w:t>
            </w:r>
            <w:r>
              <w:rPr>
                <w:sz w:val="16"/>
                <w:szCs w:val="16"/>
              </w:rPr>
              <w:t>einer File Dependency referenziert</w:t>
            </w:r>
          </w:p>
        </w:tc>
      </w:tr>
      <w:tr w:rsidR="001539F4" w:rsidRPr="001539F4" w14:paraId="66A2DB4E"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2BC1DEF3" w14:textId="18F7476D" w:rsidR="001539F4" w:rsidRPr="001539F4" w:rsidRDefault="001539F4" w:rsidP="001539F4">
            <w:pPr>
              <w:ind w:left="34"/>
              <w:rPr>
                <w:sz w:val="16"/>
                <w:szCs w:val="16"/>
              </w:rPr>
            </w:pPr>
            <w:r w:rsidRPr="001539F4">
              <w:rPr>
                <w:sz w:val="16"/>
                <w:szCs w:val="16"/>
              </w:rPr>
              <w:t xml:space="preserve">AgentReferredByExternalDependency </w:t>
            </w:r>
            <w:r w:rsidR="00BB72D0">
              <w:rPr>
                <w:sz w:val="16"/>
                <w:szCs w:val="16"/>
              </w:rPr>
              <w:t>(</w:t>
            </w:r>
            <w:r w:rsidRPr="001539F4">
              <w:rPr>
                <w:sz w:val="16"/>
                <w:szCs w:val="16"/>
              </w:rPr>
              <w:t>11044</w:t>
            </w:r>
            <w:r w:rsidR="00BB72D0">
              <w:rPr>
                <w:sz w:val="16"/>
                <w:szCs w:val="16"/>
              </w:rPr>
              <w:t>)</w:t>
            </w:r>
          </w:p>
        </w:tc>
        <w:tc>
          <w:tcPr>
            <w:tcW w:w="2890" w:type="pct"/>
          </w:tcPr>
          <w:p w14:paraId="4792D284" w14:textId="68EF0133" w:rsidR="001539F4" w:rsidRPr="001539F4" w:rsidRDefault="00BB72D0" w:rsidP="001539F4">
            <w:pPr>
              <w:ind w:left="34"/>
              <w:rPr>
                <w:sz w:val="16"/>
                <w:szCs w:val="16"/>
              </w:rPr>
            </w:pPr>
            <w:r>
              <w:rPr>
                <w:sz w:val="16"/>
                <w:szCs w:val="16"/>
              </w:rPr>
              <w:t>Agent wird noch von einer External Dependency referenziert</w:t>
            </w:r>
          </w:p>
        </w:tc>
      </w:tr>
      <w:tr w:rsidR="001539F4" w:rsidRPr="001539F4" w14:paraId="74C13B8F"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622CA314" w14:textId="1E28392B" w:rsidR="001539F4" w:rsidRPr="001539F4" w:rsidRDefault="001539F4" w:rsidP="001539F4">
            <w:pPr>
              <w:ind w:left="34"/>
              <w:rPr>
                <w:sz w:val="16"/>
                <w:szCs w:val="16"/>
              </w:rPr>
            </w:pPr>
            <w:r w:rsidRPr="001539F4">
              <w:rPr>
                <w:sz w:val="16"/>
                <w:szCs w:val="16"/>
              </w:rPr>
              <w:t xml:space="preserve">AgentDeletionFailed </w:t>
            </w:r>
            <w:r w:rsidR="00BB72D0">
              <w:rPr>
                <w:sz w:val="16"/>
                <w:szCs w:val="16"/>
              </w:rPr>
              <w:t>(</w:t>
            </w:r>
            <w:r w:rsidRPr="001539F4">
              <w:rPr>
                <w:sz w:val="16"/>
                <w:szCs w:val="16"/>
              </w:rPr>
              <w:t>11013</w:t>
            </w:r>
            <w:r w:rsidR="00BB72D0">
              <w:rPr>
                <w:sz w:val="16"/>
                <w:szCs w:val="16"/>
              </w:rPr>
              <w:t>)</w:t>
            </w:r>
          </w:p>
        </w:tc>
        <w:tc>
          <w:tcPr>
            <w:tcW w:w="2890" w:type="pct"/>
          </w:tcPr>
          <w:p w14:paraId="65792D06" w14:textId="27363C2A" w:rsidR="001539F4" w:rsidRPr="001539F4" w:rsidRDefault="00BB72D0" w:rsidP="001539F4">
            <w:pPr>
              <w:ind w:left="34"/>
              <w:rPr>
                <w:sz w:val="16"/>
                <w:szCs w:val="16"/>
              </w:rPr>
            </w:pPr>
            <w:r>
              <w:rPr>
                <w:sz w:val="16"/>
                <w:szCs w:val="16"/>
              </w:rPr>
              <w:t>Fehler beim Löschvorgang</w:t>
            </w:r>
          </w:p>
        </w:tc>
      </w:tr>
      <w:tr w:rsidR="001539F4" w:rsidRPr="001539F4" w14:paraId="61C3EAD0"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57F1908F" w14:textId="0EFF5A49" w:rsidR="001539F4" w:rsidRPr="001539F4" w:rsidRDefault="001539F4" w:rsidP="001539F4">
            <w:pPr>
              <w:ind w:left="34"/>
              <w:rPr>
                <w:sz w:val="16"/>
                <w:szCs w:val="16"/>
              </w:rPr>
            </w:pPr>
            <w:r w:rsidRPr="001539F4">
              <w:rPr>
                <w:sz w:val="16"/>
                <w:szCs w:val="16"/>
              </w:rPr>
              <w:t xml:space="preserve">AgentReferredByStreamRunJobExecution </w:t>
            </w:r>
            <w:r w:rsidR="00BB72D0">
              <w:rPr>
                <w:sz w:val="16"/>
                <w:szCs w:val="16"/>
              </w:rPr>
              <w:t>(</w:t>
            </w:r>
            <w:r w:rsidRPr="001539F4">
              <w:rPr>
                <w:sz w:val="16"/>
                <w:szCs w:val="16"/>
              </w:rPr>
              <w:t>11016</w:t>
            </w:r>
            <w:r w:rsidR="00BB72D0">
              <w:rPr>
                <w:sz w:val="16"/>
                <w:szCs w:val="16"/>
              </w:rPr>
              <w:t>)</w:t>
            </w:r>
          </w:p>
        </w:tc>
        <w:tc>
          <w:tcPr>
            <w:tcW w:w="2890" w:type="pct"/>
          </w:tcPr>
          <w:p w14:paraId="69439BFB" w14:textId="2EC19F3F" w:rsidR="001539F4" w:rsidRPr="001539F4" w:rsidRDefault="00BB72D0" w:rsidP="001539F4">
            <w:pPr>
              <w:ind w:left="34"/>
              <w:rPr>
                <w:sz w:val="16"/>
                <w:szCs w:val="16"/>
              </w:rPr>
            </w:pPr>
            <w:r>
              <w:rPr>
                <w:sz w:val="16"/>
                <w:szCs w:val="16"/>
              </w:rPr>
              <w:t>Agent wird noch von einer Streamrun Job Execution referenziert</w:t>
            </w:r>
          </w:p>
        </w:tc>
      </w:tr>
      <w:tr w:rsidR="001539F4" w:rsidRPr="001539F4" w14:paraId="106F92E6"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140BE110" w14:textId="623C4369" w:rsidR="001539F4" w:rsidRPr="001539F4" w:rsidRDefault="00BB72D0" w:rsidP="001539F4">
            <w:pPr>
              <w:ind w:left="34"/>
              <w:rPr>
                <w:sz w:val="16"/>
                <w:szCs w:val="16"/>
              </w:rPr>
            </w:pPr>
            <w:r w:rsidRPr="001539F4">
              <w:rPr>
                <w:sz w:val="16"/>
                <w:szCs w:val="16"/>
              </w:rPr>
              <w:t xml:space="preserve">AgentHeartbeatDeletionFailed </w:t>
            </w:r>
            <w:r>
              <w:rPr>
                <w:sz w:val="16"/>
                <w:szCs w:val="16"/>
              </w:rPr>
              <w:t>(</w:t>
            </w:r>
            <w:r w:rsidRPr="001539F4">
              <w:rPr>
                <w:sz w:val="16"/>
                <w:szCs w:val="16"/>
              </w:rPr>
              <w:t>11018</w:t>
            </w:r>
            <w:r>
              <w:rPr>
                <w:sz w:val="16"/>
                <w:szCs w:val="16"/>
              </w:rPr>
              <w:t>)</w:t>
            </w:r>
          </w:p>
        </w:tc>
        <w:tc>
          <w:tcPr>
            <w:tcW w:w="2890" w:type="pct"/>
          </w:tcPr>
          <w:p w14:paraId="26C5E1AE" w14:textId="06F5AB79" w:rsidR="001539F4" w:rsidRPr="001539F4" w:rsidRDefault="00BB72D0" w:rsidP="001539F4">
            <w:pPr>
              <w:ind w:left="34"/>
              <w:rPr>
                <w:sz w:val="16"/>
                <w:szCs w:val="16"/>
              </w:rPr>
            </w:pPr>
            <w:r>
              <w:rPr>
                <w:sz w:val="16"/>
                <w:szCs w:val="16"/>
              </w:rPr>
              <w:t xml:space="preserve">Agent wird noch von einem </w:t>
            </w:r>
            <w:r w:rsidRPr="00BB72D0">
              <w:rPr>
                <w:sz w:val="16"/>
                <w:szCs w:val="16"/>
              </w:rPr>
              <w:t>AgentHeartBeat</w:t>
            </w:r>
            <w:r>
              <w:rPr>
                <w:sz w:val="16"/>
                <w:szCs w:val="16"/>
              </w:rPr>
              <w:t xml:space="preserve"> referenziert</w:t>
            </w:r>
          </w:p>
        </w:tc>
      </w:tr>
      <w:tr w:rsidR="001539F4" w:rsidRPr="001539F4" w14:paraId="52EBB8E3"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2F36AD58" w14:textId="1AE4F230" w:rsidR="001539F4" w:rsidRPr="001539F4" w:rsidRDefault="00BB72D0" w:rsidP="001539F4">
            <w:pPr>
              <w:ind w:left="34"/>
              <w:rPr>
                <w:sz w:val="16"/>
                <w:szCs w:val="16"/>
              </w:rPr>
            </w:pPr>
            <w:r w:rsidRPr="001539F4">
              <w:rPr>
                <w:sz w:val="16"/>
                <w:szCs w:val="16"/>
              </w:rPr>
              <w:t xml:space="preserve">AgentJournalDeletionFailed </w:t>
            </w:r>
            <w:r>
              <w:rPr>
                <w:sz w:val="16"/>
                <w:szCs w:val="16"/>
              </w:rPr>
              <w:t>(</w:t>
            </w:r>
            <w:r w:rsidRPr="001539F4">
              <w:rPr>
                <w:sz w:val="16"/>
                <w:szCs w:val="16"/>
              </w:rPr>
              <w:t>11019</w:t>
            </w:r>
            <w:r>
              <w:rPr>
                <w:sz w:val="16"/>
                <w:szCs w:val="16"/>
              </w:rPr>
              <w:t>)</w:t>
            </w:r>
          </w:p>
        </w:tc>
        <w:tc>
          <w:tcPr>
            <w:tcW w:w="2890" w:type="pct"/>
          </w:tcPr>
          <w:p w14:paraId="5FA4DE29" w14:textId="616BD403" w:rsidR="001539F4" w:rsidRPr="001539F4" w:rsidRDefault="00BB72D0" w:rsidP="001539F4">
            <w:pPr>
              <w:ind w:left="34"/>
              <w:rPr>
                <w:sz w:val="16"/>
                <w:szCs w:val="16"/>
              </w:rPr>
            </w:pPr>
            <w:r>
              <w:rPr>
                <w:sz w:val="16"/>
                <w:szCs w:val="16"/>
              </w:rPr>
              <w:t>Agent wird noch von einem Journal referenziert</w:t>
            </w:r>
          </w:p>
        </w:tc>
      </w:tr>
      <w:tr w:rsidR="001539F4" w:rsidRPr="001539F4" w14:paraId="0DD64809"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7ABFDACA" w14:textId="32A4B62E" w:rsidR="001539F4" w:rsidRPr="001539F4" w:rsidRDefault="00BB72D0" w:rsidP="001539F4">
            <w:pPr>
              <w:ind w:left="34"/>
              <w:rPr>
                <w:sz w:val="16"/>
                <w:szCs w:val="16"/>
              </w:rPr>
            </w:pPr>
            <w:r w:rsidRPr="001539F4">
              <w:rPr>
                <w:sz w:val="16"/>
                <w:szCs w:val="16"/>
              </w:rPr>
              <w:t xml:space="preserve">AgentLogsDeletionFailed </w:t>
            </w:r>
            <w:r>
              <w:rPr>
                <w:sz w:val="16"/>
                <w:szCs w:val="16"/>
              </w:rPr>
              <w:t>(</w:t>
            </w:r>
            <w:r w:rsidRPr="001539F4">
              <w:rPr>
                <w:sz w:val="16"/>
                <w:szCs w:val="16"/>
              </w:rPr>
              <w:t>11020</w:t>
            </w:r>
            <w:r>
              <w:rPr>
                <w:sz w:val="16"/>
                <w:szCs w:val="16"/>
              </w:rPr>
              <w:t>)</w:t>
            </w:r>
          </w:p>
        </w:tc>
        <w:tc>
          <w:tcPr>
            <w:tcW w:w="2890" w:type="pct"/>
          </w:tcPr>
          <w:p w14:paraId="2D3964A1" w14:textId="403E355A" w:rsidR="001539F4" w:rsidRPr="001539F4" w:rsidRDefault="00BB72D0" w:rsidP="001539F4">
            <w:pPr>
              <w:ind w:left="34"/>
              <w:rPr>
                <w:sz w:val="16"/>
                <w:szCs w:val="16"/>
              </w:rPr>
            </w:pPr>
            <w:r>
              <w:rPr>
                <w:sz w:val="16"/>
                <w:szCs w:val="16"/>
              </w:rPr>
              <w:t>Agent wird noch von einem Log referenziert</w:t>
            </w:r>
          </w:p>
        </w:tc>
      </w:tr>
      <w:tr w:rsidR="001539F4" w:rsidRPr="001539F4" w14:paraId="319FD0B7"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6181FC7D" w14:textId="1ECF455F" w:rsidR="001539F4" w:rsidRPr="001539F4" w:rsidRDefault="00BB72D0" w:rsidP="001539F4">
            <w:pPr>
              <w:ind w:left="34"/>
              <w:rPr>
                <w:sz w:val="16"/>
                <w:szCs w:val="16"/>
              </w:rPr>
            </w:pPr>
            <w:r w:rsidRPr="001539F4">
              <w:rPr>
                <w:sz w:val="16"/>
                <w:szCs w:val="16"/>
              </w:rPr>
              <w:t xml:space="preserve">SystemIncidentLogDeletionFailed </w:t>
            </w:r>
            <w:r>
              <w:rPr>
                <w:sz w:val="16"/>
                <w:szCs w:val="16"/>
              </w:rPr>
              <w:t>(</w:t>
            </w:r>
            <w:r w:rsidRPr="001539F4">
              <w:rPr>
                <w:sz w:val="16"/>
                <w:szCs w:val="16"/>
              </w:rPr>
              <w:t>65015</w:t>
            </w:r>
            <w:r>
              <w:rPr>
                <w:sz w:val="16"/>
                <w:szCs w:val="16"/>
              </w:rPr>
              <w:t>)</w:t>
            </w:r>
          </w:p>
        </w:tc>
        <w:tc>
          <w:tcPr>
            <w:tcW w:w="2890" w:type="pct"/>
          </w:tcPr>
          <w:p w14:paraId="52C02D89" w14:textId="4656DBF1" w:rsidR="001539F4" w:rsidRPr="001539F4" w:rsidRDefault="00BB72D0" w:rsidP="001539F4">
            <w:pPr>
              <w:ind w:left="34"/>
              <w:rPr>
                <w:sz w:val="16"/>
                <w:szCs w:val="16"/>
              </w:rPr>
            </w:pPr>
            <w:r>
              <w:rPr>
                <w:sz w:val="16"/>
                <w:szCs w:val="16"/>
              </w:rPr>
              <w:t>Agent wird noch von einem Incident referenziert</w:t>
            </w:r>
          </w:p>
        </w:tc>
      </w:tr>
      <w:tr w:rsidR="001539F4" w:rsidRPr="001539F4" w14:paraId="1356EFA2"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1A354ACE" w14:textId="3DB3B7C0" w:rsidR="001539F4" w:rsidRPr="001539F4" w:rsidRDefault="00BB72D0" w:rsidP="001539F4">
            <w:pPr>
              <w:ind w:left="34"/>
              <w:rPr>
                <w:sz w:val="16"/>
                <w:szCs w:val="16"/>
              </w:rPr>
            </w:pPr>
            <w:r w:rsidRPr="001539F4">
              <w:rPr>
                <w:sz w:val="16"/>
                <w:szCs w:val="16"/>
              </w:rPr>
              <w:t xml:space="preserve">AgentInRunningListeningMode </w:t>
            </w:r>
            <w:r>
              <w:rPr>
                <w:sz w:val="16"/>
                <w:szCs w:val="16"/>
              </w:rPr>
              <w:t>(</w:t>
            </w:r>
            <w:r w:rsidRPr="001539F4">
              <w:rPr>
                <w:sz w:val="16"/>
                <w:szCs w:val="16"/>
              </w:rPr>
              <w:t>11022</w:t>
            </w:r>
            <w:r>
              <w:rPr>
                <w:sz w:val="16"/>
                <w:szCs w:val="16"/>
              </w:rPr>
              <w:t>)</w:t>
            </w:r>
          </w:p>
        </w:tc>
        <w:tc>
          <w:tcPr>
            <w:tcW w:w="2890" w:type="pct"/>
          </w:tcPr>
          <w:p w14:paraId="0983761D" w14:textId="6598E041" w:rsidR="001539F4" w:rsidRPr="001539F4" w:rsidRDefault="00BB72D0" w:rsidP="001539F4">
            <w:pPr>
              <w:ind w:left="34"/>
              <w:rPr>
                <w:sz w:val="16"/>
                <w:szCs w:val="16"/>
              </w:rPr>
            </w:pPr>
            <w:r>
              <w:rPr>
                <w:sz w:val="16"/>
                <w:szCs w:val="16"/>
              </w:rPr>
              <w:t>Agent ist noch im Listening Mode</w:t>
            </w:r>
          </w:p>
        </w:tc>
      </w:tr>
      <w:tr w:rsidR="001539F4" w:rsidRPr="001539F4" w14:paraId="3011E560"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2A31C238" w14:textId="58ED8A1C" w:rsidR="001539F4" w:rsidRPr="001539F4" w:rsidRDefault="00BB72D0" w:rsidP="001539F4">
            <w:pPr>
              <w:ind w:left="34"/>
              <w:rPr>
                <w:sz w:val="16"/>
                <w:szCs w:val="16"/>
              </w:rPr>
            </w:pPr>
            <w:r w:rsidRPr="001539F4">
              <w:rPr>
                <w:sz w:val="16"/>
                <w:szCs w:val="16"/>
              </w:rPr>
              <w:t xml:space="preserve">AgentHasMasterDataReferences </w:t>
            </w:r>
            <w:r>
              <w:rPr>
                <w:sz w:val="16"/>
                <w:szCs w:val="16"/>
              </w:rPr>
              <w:t>(</w:t>
            </w:r>
            <w:r w:rsidRPr="001539F4">
              <w:rPr>
                <w:sz w:val="16"/>
                <w:szCs w:val="16"/>
              </w:rPr>
              <w:t>11051</w:t>
            </w:r>
            <w:r>
              <w:rPr>
                <w:sz w:val="16"/>
                <w:szCs w:val="16"/>
              </w:rPr>
              <w:t>)</w:t>
            </w:r>
          </w:p>
        </w:tc>
        <w:tc>
          <w:tcPr>
            <w:tcW w:w="2890" w:type="pct"/>
          </w:tcPr>
          <w:p w14:paraId="51F49C02" w14:textId="4565DC38" w:rsidR="001539F4" w:rsidRPr="001539F4" w:rsidRDefault="00BB72D0" w:rsidP="001539F4">
            <w:pPr>
              <w:ind w:left="34"/>
              <w:rPr>
                <w:sz w:val="16"/>
                <w:szCs w:val="16"/>
              </w:rPr>
            </w:pPr>
            <w:r>
              <w:rPr>
                <w:sz w:val="16"/>
                <w:szCs w:val="16"/>
              </w:rPr>
              <w:t>Agent wird noch in Masterdaten referenziert</w:t>
            </w:r>
          </w:p>
        </w:tc>
      </w:tr>
      <w:tr w:rsidR="001539F4" w:rsidRPr="001539F4" w14:paraId="6531845A" w14:textId="77777777" w:rsidTr="001539F4">
        <w:trPr>
          <w:cnfStyle w:val="000000010000" w:firstRow="0" w:lastRow="0" w:firstColumn="0" w:lastColumn="0" w:oddVBand="0" w:evenVBand="0" w:oddHBand="0" w:evenHBand="1" w:firstRowFirstColumn="0" w:firstRowLastColumn="0" w:lastRowFirstColumn="0" w:lastRowLastColumn="0"/>
          <w:trHeight w:val="283"/>
        </w:trPr>
        <w:tc>
          <w:tcPr>
            <w:tcW w:w="2110" w:type="pct"/>
          </w:tcPr>
          <w:p w14:paraId="353F878B" w14:textId="4409FC7B" w:rsidR="001539F4" w:rsidRPr="001539F4" w:rsidRDefault="00BB72D0" w:rsidP="001539F4">
            <w:pPr>
              <w:ind w:left="34"/>
              <w:rPr>
                <w:sz w:val="16"/>
                <w:szCs w:val="16"/>
              </w:rPr>
            </w:pPr>
            <w:r w:rsidRPr="001539F4">
              <w:rPr>
                <w:sz w:val="16"/>
                <w:szCs w:val="16"/>
              </w:rPr>
              <w:t xml:space="preserve">GeneralDBException </w:t>
            </w:r>
            <w:r>
              <w:rPr>
                <w:sz w:val="16"/>
                <w:szCs w:val="16"/>
              </w:rPr>
              <w:t>(</w:t>
            </w:r>
            <w:r w:rsidRPr="001539F4">
              <w:rPr>
                <w:sz w:val="16"/>
                <w:szCs w:val="16"/>
              </w:rPr>
              <w:t>80000</w:t>
            </w:r>
            <w:r>
              <w:rPr>
                <w:sz w:val="16"/>
                <w:szCs w:val="16"/>
              </w:rPr>
              <w:t>)</w:t>
            </w:r>
          </w:p>
        </w:tc>
        <w:tc>
          <w:tcPr>
            <w:tcW w:w="2890" w:type="pct"/>
          </w:tcPr>
          <w:p w14:paraId="613FBC8E" w14:textId="6862CA8A" w:rsidR="001539F4" w:rsidRPr="001539F4" w:rsidRDefault="00BB72D0" w:rsidP="001539F4">
            <w:pPr>
              <w:ind w:left="34"/>
              <w:rPr>
                <w:sz w:val="16"/>
                <w:szCs w:val="16"/>
              </w:rPr>
            </w:pPr>
            <w:r>
              <w:rPr>
                <w:sz w:val="16"/>
                <w:szCs w:val="16"/>
              </w:rPr>
              <w:t>Datenbank Fehler</w:t>
            </w:r>
          </w:p>
        </w:tc>
      </w:tr>
      <w:tr w:rsidR="001539F4" w:rsidRPr="001539F4" w14:paraId="7FE40519" w14:textId="77777777" w:rsidTr="001539F4">
        <w:trPr>
          <w:cnfStyle w:val="000000100000" w:firstRow="0" w:lastRow="0" w:firstColumn="0" w:lastColumn="0" w:oddVBand="0" w:evenVBand="0" w:oddHBand="1" w:evenHBand="0" w:firstRowFirstColumn="0" w:firstRowLastColumn="0" w:lastRowFirstColumn="0" w:lastRowLastColumn="0"/>
          <w:trHeight w:val="283"/>
        </w:trPr>
        <w:tc>
          <w:tcPr>
            <w:tcW w:w="2110" w:type="pct"/>
          </w:tcPr>
          <w:p w14:paraId="395E8E80" w14:textId="01374849" w:rsidR="001539F4" w:rsidRPr="001539F4" w:rsidRDefault="001539F4" w:rsidP="001539F4">
            <w:pPr>
              <w:ind w:left="34"/>
              <w:rPr>
                <w:sz w:val="16"/>
                <w:szCs w:val="16"/>
              </w:rPr>
            </w:pPr>
          </w:p>
        </w:tc>
        <w:tc>
          <w:tcPr>
            <w:tcW w:w="2890" w:type="pct"/>
          </w:tcPr>
          <w:p w14:paraId="7B8D8995" w14:textId="77777777" w:rsidR="001539F4" w:rsidRPr="001539F4" w:rsidRDefault="001539F4" w:rsidP="001539F4">
            <w:pPr>
              <w:ind w:left="34"/>
              <w:rPr>
                <w:sz w:val="16"/>
                <w:szCs w:val="16"/>
              </w:rPr>
            </w:pPr>
          </w:p>
        </w:tc>
      </w:tr>
    </w:tbl>
    <w:p w14:paraId="408F2246" w14:textId="77777777" w:rsidR="001539F4" w:rsidRPr="001539F4" w:rsidRDefault="001539F4" w:rsidP="00C450E8"/>
    <w:p w14:paraId="3B88A1E2" w14:textId="0F73C2BB" w:rsidR="00BB72D0" w:rsidRPr="00856470" w:rsidRDefault="00BB72D0" w:rsidP="00BB72D0">
      <w:pPr>
        <w:pStyle w:val="berschrift3"/>
        <w:rPr>
          <w:lang w:val="en-US"/>
        </w:rPr>
      </w:pPr>
      <w:bookmarkStart w:id="107" w:name="_Toc212727443"/>
      <w:bookmarkStart w:id="108" w:name="_Ref212727602"/>
      <w:r>
        <w:rPr>
          <w:lang w:val="en-US"/>
        </w:rPr>
        <w:lastRenderedPageBreak/>
        <w:t>System Configuration Values</w:t>
      </w:r>
      <w:bookmarkEnd w:id="107"/>
      <w:bookmarkEnd w:id="108"/>
    </w:p>
    <w:tbl>
      <w:tblPr>
        <w:tblStyle w:val="aSysTabelleKopfzeileblau"/>
        <w:tblW w:w="5000" w:type="pct"/>
        <w:tblLook w:val="0020" w:firstRow="1" w:lastRow="0" w:firstColumn="0" w:lastColumn="0" w:noHBand="0" w:noVBand="0"/>
      </w:tblPr>
      <w:tblGrid>
        <w:gridCol w:w="2591"/>
        <w:gridCol w:w="3241"/>
        <w:gridCol w:w="3239"/>
      </w:tblGrid>
      <w:tr w:rsidR="00BB72D0" w:rsidRPr="00856470" w14:paraId="609AC666" w14:textId="512FE85B" w:rsidTr="00BB72D0">
        <w:trPr>
          <w:cnfStyle w:val="100000000000" w:firstRow="1" w:lastRow="0" w:firstColumn="0" w:lastColumn="0" w:oddVBand="0" w:evenVBand="0" w:oddHBand="0" w:evenHBand="0" w:firstRowFirstColumn="0" w:firstRowLastColumn="0" w:lastRowFirstColumn="0" w:lastRowLastColumn="0"/>
          <w:trHeight w:val="283"/>
          <w:tblHeader/>
        </w:trPr>
        <w:tc>
          <w:tcPr>
            <w:tcW w:w="1261" w:type="pct"/>
          </w:tcPr>
          <w:p w14:paraId="03B741C2" w14:textId="001C3FD0" w:rsidR="00BB72D0" w:rsidRPr="00856470" w:rsidRDefault="00BB72D0" w:rsidP="007F04E8">
            <w:pPr>
              <w:ind w:left="34"/>
              <w:rPr>
                <w:sz w:val="16"/>
                <w:szCs w:val="16"/>
                <w:lang w:val="en-US"/>
              </w:rPr>
            </w:pPr>
            <w:r>
              <w:rPr>
                <w:sz w:val="16"/>
                <w:szCs w:val="16"/>
                <w:lang w:val="en-US"/>
              </w:rPr>
              <w:t>Name</w:t>
            </w:r>
          </w:p>
        </w:tc>
        <w:tc>
          <w:tcPr>
            <w:tcW w:w="1870" w:type="pct"/>
          </w:tcPr>
          <w:p w14:paraId="28625D1C" w14:textId="3DA4699C" w:rsidR="00BB72D0" w:rsidRPr="00856470" w:rsidRDefault="00BB72D0" w:rsidP="007F04E8">
            <w:pPr>
              <w:ind w:left="34"/>
              <w:rPr>
                <w:sz w:val="16"/>
                <w:szCs w:val="16"/>
                <w:lang w:val="en-US"/>
              </w:rPr>
            </w:pPr>
            <w:r>
              <w:rPr>
                <w:sz w:val="16"/>
                <w:szCs w:val="16"/>
                <w:lang w:val="en-US"/>
              </w:rPr>
              <w:t>Key</w:t>
            </w:r>
          </w:p>
        </w:tc>
        <w:tc>
          <w:tcPr>
            <w:tcW w:w="1869" w:type="pct"/>
          </w:tcPr>
          <w:p w14:paraId="35F1D502" w14:textId="167B5473" w:rsidR="00BB72D0" w:rsidRPr="00856470" w:rsidRDefault="00BB72D0" w:rsidP="007F04E8">
            <w:pPr>
              <w:ind w:left="34"/>
              <w:rPr>
                <w:sz w:val="16"/>
                <w:szCs w:val="16"/>
                <w:lang w:val="en-US"/>
              </w:rPr>
            </w:pPr>
            <w:r>
              <w:rPr>
                <w:sz w:val="16"/>
                <w:szCs w:val="16"/>
                <w:lang w:val="en-US"/>
              </w:rPr>
              <w:t>Defaultwert</w:t>
            </w:r>
          </w:p>
        </w:tc>
      </w:tr>
      <w:tr w:rsidR="00BB72D0" w:rsidRPr="00BB72D0" w14:paraId="27CC5E45" w14:textId="1C631FB1" w:rsidTr="00BB72D0">
        <w:trPr>
          <w:cnfStyle w:val="000000100000" w:firstRow="0" w:lastRow="0" w:firstColumn="0" w:lastColumn="0" w:oddVBand="0" w:evenVBand="0" w:oddHBand="1" w:evenHBand="0" w:firstRowFirstColumn="0" w:firstRowLastColumn="0" w:lastRowFirstColumn="0" w:lastRowLastColumn="0"/>
          <w:trHeight w:val="283"/>
        </w:trPr>
        <w:tc>
          <w:tcPr>
            <w:tcW w:w="1261" w:type="pct"/>
          </w:tcPr>
          <w:p w14:paraId="2CBA1EFB" w14:textId="0C97024C" w:rsidR="00BB72D0" w:rsidRPr="00856470" w:rsidRDefault="00BB72D0" w:rsidP="007F04E8">
            <w:pPr>
              <w:ind w:left="34"/>
              <w:rPr>
                <w:sz w:val="16"/>
                <w:szCs w:val="16"/>
                <w:lang w:val="en-US"/>
              </w:rPr>
            </w:pPr>
            <w:r w:rsidRPr="00BB72D0">
              <w:rPr>
                <w:sz w:val="16"/>
                <w:szCs w:val="16"/>
                <w:lang w:val="en-US"/>
              </w:rPr>
              <w:t xml:space="preserve">MaxCountGetDeletedAgents </w:t>
            </w:r>
          </w:p>
        </w:tc>
        <w:tc>
          <w:tcPr>
            <w:tcW w:w="1870" w:type="pct"/>
          </w:tcPr>
          <w:p w14:paraId="61F5A51E" w14:textId="60477A6D" w:rsidR="00BB72D0" w:rsidRPr="00856470" w:rsidRDefault="00BB72D0" w:rsidP="007F04E8">
            <w:pPr>
              <w:ind w:left="34"/>
              <w:rPr>
                <w:sz w:val="16"/>
                <w:szCs w:val="16"/>
                <w:lang w:val="en-US"/>
              </w:rPr>
            </w:pPr>
            <w:r w:rsidRPr="00BB72D0">
              <w:rPr>
                <w:sz w:val="16"/>
                <w:szCs w:val="16"/>
                <w:lang w:val="en-US"/>
              </w:rPr>
              <w:t>10000</w:t>
            </w:r>
          </w:p>
        </w:tc>
        <w:tc>
          <w:tcPr>
            <w:tcW w:w="1869" w:type="pct"/>
          </w:tcPr>
          <w:p w14:paraId="21C378CF" w14:textId="59C4D49E" w:rsidR="00BB72D0" w:rsidRPr="00856470" w:rsidRDefault="00BB72D0" w:rsidP="007F04E8">
            <w:pPr>
              <w:ind w:left="34"/>
              <w:rPr>
                <w:sz w:val="16"/>
                <w:szCs w:val="16"/>
                <w:lang w:val="en-US"/>
              </w:rPr>
            </w:pPr>
            <w:r w:rsidRPr="00BB72D0">
              <w:rPr>
                <w:sz w:val="16"/>
                <w:szCs w:val="16"/>
                <w:lang w:val="en-US"/>
              </w:rPr>
              <w:t>2000</w:t>
            </w:r>
          </w:p>
        </w:tc>
      </w:tr>
      <w:tr w:rsidR="00BB72D0" w:rsidRPr="00625D90" w14:paraId="360E101B" w14:textId="35B288BE" w:rsidTr="00BB72D0">
        <w:trPr>
          <w:cnfStyle w:val="000000010000" w:firstRow="0" w:lastRow="0" w:firstColumn="0" w:lastColumn="0" w:oddVBand="0" w:evenVBand="0" w:oddHBand="0" w:evenHBand="1" w:firstRowFirstColumn="0" w:firstRowLastColumn="0" w:lastRowFirstColumn="0" w:lastRowLastColumn="0"/>
          <w:trHeight w:val="283"/>
        </w:trPr>
        <w:tc>
          <w:tcPr>
            <w:tcW w:w="1261" w:type="pct"/>
          </w:tcPr>
          <w:p w14:paraId="664945E5" w14:textId="536BC859" w:rsidR="00BB72D0" w:rsidRPr="00856470" w:rsidRDefault="00BB72D0" w:rsidP="00BB72D0">
            <w:pPr>
              <w:rPr>
                <w:sz w:val="16"/>
                <w:szCs w:val="16"/>
                <w:lang w:val="en-US"/>
              </w:rPr>
            </w:pPr>
            <w:r w:rsidRPr="00BB72D0">
              <w:rPr>
                <w:sz w:val="16"/>
                <w:szCs w:val="16"/>
                <w:lang w:val="en-US"/>
              </w:rPr>
              <w:t>MaxCountRemoveDeletedAgents</w:t>
            </w:r>
          </w:p>
        </w:tc>
        <w:tc>
          <w:tcPr>
            <w:tcW w:w="1870" w:type="pct"/>
          </w:tcPr>
          <w:p w14:paraId="613B2BD9" w14:textId="4A342772" w:rsidR="00BB72D0" w:rsidRPr="00856470" w:rsidRDefault="00BB72D0" w:rsidP="007F04E8">
            <w:pPr>
              <w:ind w:left="34"/>
              <w:rPr>
                <w:sz w:val="16"/>
                <w:szCs w:val="16"/>
                <w:lang w:val="en-US"/>
              </w:rPr>
            </w:pPr>
            <w:r w:rsidRPr="00BB72D0">
              <w:rPr>
                <w:sz w:val="16"/>
                <w:szCs w:val="16"/>
                <w:lang w:val="en-US"/>
              </w:rPr>
              <w:t>10001</w:t>
            </w:r>
          </w:p>
        </w:tc>
        <w:tc>
          <w:tcPr>
            <w:tcW w:w="1869" w:type="pct"/>
          </w:tcPr>
          <w:p w14:paraId="1D34A79C" w14:textId="028AE971" w:rsidR="00BB72D0" w:rsidRPr="00856470" w:rsidRDefault="00BB72D0" w:rsidP="007F04E8">
            <w:pPr>
              <w:ind w:left="34"/>
              <w:rPr>
                <w:sz w:val="16"/>
                <w:szCs w:val="16"/>
                <w:lang w:val="en-US"/>
              </w:rPr>
            </w:pPr>
            <w:r w:rsidRPr="00BB72D0">
              <w:rPr>
                <w:sz w:val="16"/>
                <w:szCs w:val="16"/>
                <w:lang w:val="en-US"/>
              </w:rPr>
              <w:t>50</w:t>
            </w:r>
          </w:p>
        </w:tc>
      </w:tr>
    </w:tbl>
    <w:p w14:paraId="6FE3C2CB" w14:textId="25843F85" w:rsidR="007701C3" w:rsidRPr="001539F4" w:rsidRDefault="007701C3" w:rsidP="00C450E8"/>
    <w:p w14:paraId="5D85A3E3" w14:textId="77777777" w:rsidR="007701C3" w:rsidRPr="001539F4" w:rsidRDefault="007701C3" w:rsidP="00C450E8"/>
    <w:p w14:paraId="51C954E2" w14:textId="397737F4" w:rsidR="00F035F8" w:rsidRDefault="00BB7362" w:rsidP="00E42F8F">
      <w:pPr>
        <w:pStyle w:val="berschrift2"/>
        <w:rPr>
          <w:color w:val="A6A6A6" w:themeColor="background1" w:themeShade="A6"/>
          <w:lang w:val="en-US"/>
        </w:rPr>
      </w:pPr>
      <w:bookmarkStart w:id="109" w:name="_Toc212727444"/>
      <w:r w:rsidRPr="00856470">
        <w:rPr>
          <w:lang w:val="en-US"/>
        </w:rPr>
        <w:t>CLI</w:t>
      </w:r>
      <w:bookmarkEnd w:id="42"/>
      <w:bookmarkEnd w:id="109"/>
    </w:p>
    <w:p w14:paraId="720ACEF4" w14:textId="136CE13C" w:rsidR="00F035F8" w:rsidRPr="00856470" w:rsidRDefault="00F035F8" w:rsidP="00E42F8F">
      <w:pPr>
        <w:pStyle w:val="berschrift2"/>
        <w:rPr>
          <w:lang w:val="en-US"/>
        </w:rPr>
      </w:pPr>
      <w:bookmarkStart w:id="110" w:name="_Toc212727445"/>
      <w:r>
        <w:rPr>
          <w:lang w:val="en-US"/>
        </w:rPr>
        <w:t>Setup</w:t>
      </w:r>
      <w:bookmarkEnd w:id="110"/>
    </w:p>
    <w:p w14:paraId="3A84F6BF" w14:textId="77777777" w:rsidR="00BB7362" w:rsidRPr="00856470" w:rsidRDefault="00BB7362" w:rsidP="002750B3">
      <w:pPr>
        <w:pStyle w:val="berschrift1"/>
        <w:rPr>
          <w:lang w:val="en-US"/>
        </w:rPr>
      </w:pPr>
      <w:bookmarkStart w:id="111" w:name="_Toc381714874"/>
      <w:bookmarkStart w:id="112" w:name="_Toc212727446"/>
      <w:r w:rsidRPr="00856470">
        <w:rPr>
          <w:lang w:val="en-US"/>
        </w:rPr>
        <w:lastRenderedPageBreak/>
        <w:t>Tests</w:t>
      </w:r>
      <w:bookmarkEnd w:id="111"/>
      <w:bookmarkEnd w:id="112"/>
    </w:p>
    <w:p w14:paraId="660AEAC8" w14:textId="10378B82" w:rsidR="0009206F" w:rsidRDefault="0009206F" w:rsidP="002750B3">
      <w:pPr>
        <w:pStyle w:val="berschrift2"/>
        <w:rPr>
          <w:lang w:val="en-US"/>
        </w:rPr>
      </w:pPr>
      <w:bookmarkStart w:id="113" w:name="_Toc212727447"/>
      <w:bookmarkStart w:id="114" w:name="_Toc381714875"/>
      <w:r>
        <w:rPr>
          <w:lang w:val="en-US"/>
        </w:rPr>
        <w:t>Checklist</w:t>
      </w:r>
      <w:bookmarkEnd w:id="113"/>
    </w:p>
    <w:p w14:paraId="3DEFBB6A" w14:textId="08ED40A7" w:rsidR="0009206F" w:rsidRPr="0009206F" w:rsidRDefault="0009206F" w:rsidP="0009206F">
      <w:pPr>
        <w:rPr>
          <w:lang w:val="en-US"/>
        </w:rPr>
      </w:pPr>
      <w:hyperlink r:id="rId21">
        <w:r w:rsidRPr="634E581D">
          <w:rPr>
            <w:rStyle w:val="Hyperlink"/>
            <w:lang w:val="en-US"/>
          </w:rPr>
          <w:t>This</w:t>
        </w:r>
      </w:hyperlink>
      <w:r w:rsidRPr="634E581D">
        <w:rPr>
          <w:lang w:val="en-US"/>
        </w:rPr>
        <w:t xml:space="preserve"> checklist is processed: </w:t>
      </w:r>
      <w:sdt>
        <w:sdtPr>
          <w:rPr>
            <w:rStyle w:val="HTMLBeispiel"/>
            <w:lang w:val="en-US"/>
          </w:rPr>
          <w:id w:val="1307513948"/>
          <w14:checkbox>
            <w14:checked w14:val="0"/>
            <w14:checkedState w14:val="2612" w14:font="MS Gothic"/>
            <w14:uncheckedState w14:val="2610" w14:font="MS Gothic"/>
          </w14:checkbox>
        </w:sdtPr>
        <w:sdtEndPr>
          <w:rPr>
            <w:rStyle w:val="HTMLBeispiel"/>
          </w:rPr>
        </w:sdtEndPr>
        <w:sdtContent>
          <w:r w:rsidRPr="634E581D">
            <w:rPr>
              <w:rStyle w:val="HTMLBeispiel"/>
              <w:rFonts w:ascii="MS Gothic" w:eastAsia="MS Gothic" w:hAnsi="MS Gothic"/>
              <w:lang w:val="en-US"/>
            </w:rPr>
            <w:t>☐</w:t>
          </w:r>
        </w:sdtContent>
      </w:sdt>
      <w:bookmarkEnd w:id="114"/>
    </w:p>
    <w:p w14:paraId="4E310AC6" w14:textId="25A87EDB" w:rsidR="00BB7362" w:rsidRPr="00856470" w:rsidRDefault="000E6F9D" w:rsidP="002750B3">
      <w:pPr>
        <w:pStyle w:val="berschrift2"/>
        <w:rPr>
          <w:lang w:val="en-US"/>
        </w:rPr>
      </w:pPr>
      <w:bookmarkStart w:id="115" w:name="_Toc212727448"/>
      <w:r>
        <w:rPr>
          <w:lang w:val="en-US"/>
        </w:rPr>
        <w:t>Developer- and system integration (SIT) tests</w:t>
      </w:r>
      <w:bookmarkEnd w:id="115"/>
    </w:p>
    <w:p w14:paraId="4C22E088" w14:textId="6E60ECB0" w:rsidR="008E4788" w:rsidRDefault="000E6F9D" w:rsidP="000E6F9D">
      <w:pPr>
        <w:rPr>
          <w:color w:val="A6A6A6" w:themeColor="background1" w:themeShade="A6"/>
          <w:lang w:val="en-US"/>
        </w:rPr>
      </w:pPr>
      <w:r w:rsidRPr="000E6F9D">
        <w:rPr>
          <w:color w:val="A6A6A6" w:themeColor="background1" w:themeShade="A6"/>
          <w:lang w:val="en-US"/>
        </w:rPr>
        <w:t xml:space="preserve">As part of the </w:t>
      </w:r>
      <w:r w:rsidR="008E3C4E">
        <w:rPr>
          <w:color w:val="A6A6A6" w:themeColor="background1" w:themeShade="A6"/>
          <w:lang w:val="en-US"/>
        </w:rPr>
        <w:t>developer</w:t>
      </w:r>
      <w:r w:rsidRPr="000E6F9D">
        <w:rPr>
          <w:color w:val="A6A6A6" w:themeColor="background1" w:themeShade="A6"/>
          <w:lang w:val="en-US"/>
        </w:rPr>
        <w:t xml:space="preserve"> and the </w:t>
      </w:r>
      <w:r>
        <w:rPr>
          <w:color w:val="A6A6A6" w:themeColor="background1" w:themeShade="A6"/>
          <w:lang w:val="en-US"/>
        </w:rPr>
        <w:t>system integration tests</w:t>
      </w:r>
      <w:r w:rsidRPr="000E6F9D">
        <w:rPr>
          <w:color w:val="A6A6A6" w:themeColor="background1" w:themeShade="A6"/>
          <w:lang w:val="en-US"/>
        </w:rPr>
        <w:t xml:space="preserve">, at least </w:t>
      </w:r>
      <w:r w:rsidR="000C6A58">
        <w:rPr>
          <w:color w:val="A6A6A6" w:themeColor="background1" w:themeShade="A6"/>
          <w:lang w:val="en-US"/>
        </w:rPr>
        <w:t>all changes that are described in this document must be tested</w:t>
      </w:r>
      <w:r w:rsidRPr="000E6F9D">
        <w:rPr>
          <w:color w:val="A6A6A6" w:themeColor="background1" w:themeShade="A6"/>
          <w:lang w:val="en-US"/>
        </w:rPr>
        <w:t>.</w:t>
      </w:r>
    </w:p>
    <w:p w14:paraId="17919508" w14:textId="7EA78F8E" w:rsidR="007B0B85" w:rsidRPr="002E6059" w:rsidRDefault="00CC2AA0" w:rsidP="002E6059">
      <w:pPr>
        <w:rPr>
          <w:color w:val="A6A6A6" w:themeColor="background1" w:themeShade="A6"/>
          <w:lang w:val="en-US"/>
        </w:rPr>
      </w:pPr>
      <w:r>
        <w:rPr>
          <w:color w:val="A6A6A6" w:themeColor="background1" w:themeShade="A6"/>
          <w:lang w:val="en-US"/>
        </w:rPr>
        <w:t xml:space="preserve">Define tests based on </w:t>
      </w:r>
      <w:hyperlink r:id="rId22" w:history="1">
        <w:r w:rsidRPr="00CC2AA0">
          <w:rPr>
            <w:rStyle w:val="Hyperlink"/>
            <w:lang w:val="en-US"/>
          </w:rPr>
          <w:t>this</w:t>
        </w:r>
      </w:hyperlink>
      <w:r>
        <w:rPr>
          <w:color w:val="A6A6A6" w:themeColor="background1" w:themeShade="A6"/>
          <w:lang w:val="en-US"/>
        </w:rPr>
        <w:t xml:space="preserve"> template.</w:t>
      </w:r>
    </w:p>
    <w:p w14:paraId="23D6625E" w14:textId="58D4BD7B" w:rsidR="00BB7362" w:rsidRPr="00856470" w:rsidRDefault="003C3BA1" w:rsidP="002750B3">
      <w:pPr>
        <w:pStyle w:val="berschrift1"/>
        <w:rPr>
          <w:lang w:val="en-US"/>
        </w:rPr>
      </w:pPr>
      <w:bookmarkStart w:id="116" w:name="_Toc212727449"/>
      <w:r>
        <w:rPr>
          <w:lang w:val="en-US"/>
        </w:rPr>
        <w:lastRenderedPageBreak/>
        <w:t>Open questions and problems</w:t>
      </w:r>
      <w:bookmarkEnd w:id="116"/>
    </w:p>
    <w:p w14:paraId="77934993" w14:textId="5D3839FC" w:rsidR="00BB7362" w:rsidRPr="003C3BA1" w:rsidRDefault="003C3BA1" w:rsidP="00BB7362">
      <w:pPr>
        <w:rPr>
          <w:color w:val="A6A6A6" w:themeColor="background1" w:themeShade="A6"/>
          <w:lang w:val="en-US"/>
        </w:rPr>
      </w:pPr>
      <w:r w:rsidRPr="003C3BA1">
        <w:rPr>
          <w:color w:val="A6A6A6" w:themeColor="background1" w:themeShade="A6"/>
          <w:lang w:val="en-US"/>
        </w:rPr>
        <w:t>Questions are recorded here that are clarified with the specialist department during the creation of the DDD.</w:t>
      </w:r>
    </w:p>
    <w:tbl>
      <w:tblPr>
        <w:tblStyle w:val="aSysTabelleKopfzeileblau"/>
        <w:tblW w:w="5000" w:type="pct"/>
        <w:tblLook w:val="04A0" w:firstRow="1" w:lastRow="0" w:firstColumn="1" w:lastColumn="0" w:noHBand="0" w:noVBand="1"/>
      </w:tblPr>
      <w:tblGrid>
        <w:gridCol w:w="3429"/>
        <w:gridCol w:w="2908"/>
        <w:gridCol w:w="1384"/>
        <w:gridCol w:w="1350"/>
      </w:tblGrid>
      <w:tr w:rsidR="003949AC" w:rsidRPr="00856470" w14:paraId="38F24890" w14:textId="77777777" w:rsidTr="004B3772">
        <w:trPr>
          <w:cnfStyle w:val="100000000000" w:firstRow="1" w:lastRow="0" w:firstColumn="0" w:lastColumn="0" w:oddVBand="0" w:evenVBand="0" w:oddHBand="0" w:evenHBand="0" w:firstRowFirstColumn="0" w:firstRowLastColumn="0" w:lastRowFirstColumn="0" w:lastRowLastColumn="0"/>
          <w:tblHeader/>
        </w:trPr>
        <w:tc>
          <w:tcPr>
            <w:tcW w:w="1890" w:type="pct"/>
          </w:tcPr>
          <w:p w14:paraId="40B02536" w14:textId="312D868A" w:rsidR="003949AC" w:rsidRPr="00856470" w:rsidRDefault="003C3BA1" w:rsidP="00F92FE6">
            <w:pPr>
              <w:rPr>
                <w:sz w:val="16"/>
                <w:szCs w:val="16"/>
                <w:lang w:val="en-US"/>
              </w:rPr>
            </w:pPr>
            <w:r>
              <w:rPr>
                <w:sz w:val="16"/>
                <w:szCs w:val="16"/>
                <w:lang w:val="en-US"/>
              </w:rPr>
              <w:t>Questions</w:t>
            </w:r>
          </w:p>
        </w:tc>
        <w:tc>
          <w:tcPr>
            <w:tcW w:w="1603" w:type="pct"/>
          </w:tcPr>
          <w:p w14:paraId="40905B0A" w14:textId="08E0005C" w:rsidR="003949AC" w:rsidRPr="00856470" w:rsidRDefault="003C3BA1" w:rsidP="00F92FE6">
            <w:pPr>
              <w:rPr>
                <w:sz w:val="16"/>
                <w:szCs w:val="16"/>
                <w:lang w:val="en-US"/>
              </w:rPr>
            </w:pPr>
            <w:r>
              <w:rPr>
                <w:sz w:val="16"/>
                <w:szCs w:val="16"/>
                <w:lang w:val="en-US"/>
              </w:rPr>
              <w:t>Answer</w:t>
            </w:r>
          </w:p>
        </w:tc>
        <w:tc>
          <w:tcPr>
            <w:tcW w:w="763" w:type="pct"/>
          </w:tcPr>
          <w:p w14:paraId="7DE328E6" w14:textId="11EC2E47" w:rsidR="003949AC" w:rsidRPr="00856470" w:rsidRDefault="003C3BA1" w:rsidP="00F92FE6">
            <w:pPr>
              <w:rPr>
                <w:sz w:val="16"/>
                <w:szCs w:val="16"/>
                <w:lang w:val="en-US"/>
              </w:rPr>
            </w:pPr>
            <w:r>
              <w:rPr>
                <w:sz w:val="16"/>
                <w:szCs w:val="16"/>
                <w:lang w:val="en-US"/>
              </w:rPr>
              <w:t>Clarified with</w:t>
            </w:r>
          </w:p>
        </w:tc>
        <w:tc>
          <w:tcPr>
            <w:tcW w:w="744" w:type="pct"/>
          </w:tcPr>
          <w:p w14:paraId="7D0160FA" w14:textId="707E4FF6" w:rsidR="003949AC" w:rsidRPr="00856470" w:rsidRDefault="003C3BA1" w:rsidP="00F92FE6">
            <w:pPr>
              <w:rPr>
                <w:sz w:val="16"/>
                <w:szCs w:val="16"/>
                <w:lang w:val="en-US"/>
              </w:rPr>
            </w:pPr>
            <w:r>
              <w:rPr>
                <w:sz w:val="16"/>
                <w:szCs w:val="16"/>
                <w:lang w:val="en-US"/>
              </w:rPr>
              <w:t>Date</w:t>
            </w:r>
          </w:p>
        </w:tc>
      </w:tr>
      <w:tr w:rsidR="003949AC" w:rsidRPr="00856470" w14:paraId="1A4706CA" w14:textId="77777777" w:rsidTr="004B3772">
        <w:trPr>
          <w:cnfStyle w:val="000000100000" w:firstRow="0" w:lastRow="0" w:firstColumn="0" w:lastColumn="0" w:oddVBand="0" w:evenVBand="0" w:oddHBand="1" w:evenHBand="0" w:firstRowFirstColumn="0" w:firstRowLastColumn="0" w:lastRowFirstColumn="0" w:lastRowLastColumn="0"/>
        </w:trPr>
        <w:tc>
          <w:tcPr>
            <w:tcW w:w="1890" w:type="pct"/>
          </w:tcPr>
          <w:p w14:paraId="41D68BF6" w14:textId="77777777" w:rsidR="003949AC" w:rsidRPr="00856470" w:rsidRDefault="003949AC" w:rsidP="00F92FE6">
            <w:pPr>
              <w:rPr>
                <w:lang w:val="en-US"/>
              </w:rPr>
            </w:pPr>
          </w:p>
        </w:tc>
        <w:tc>
          <w:tcPr>
            <w:tcW w:w="1603" w:type="pct"/>
          </w:tcPr>
          <w:p w14:paraId="5EC4396D" w14:textId="77777777" w:rsidR="003949AC" w:rsidRPr="00856470" w:rsidRDefault="003949AC" w:rsidP="00F92FE6">
            <w:pPr>
              <w:rPr>
                <w:lang w:val="en-US"/>
              </w:rPr>
            </w:pPr>
          </w:p>
        </w:tc>
        <w:tc>
          <w:tcPr>
            <w:tcW w:w="763" w:type="pct"/>
          </w:tcPr>
          <w:p w14:paraId="6A05F1E1" w14:textId="77777777" w:rsidR="003949AC" w:rsidRPr="00856470" w:rsidRDefault="003949AC" w:rsidP="00F92FE6">
            <w:pPr>
              <w:rPr>
                <w:lang w:val="en-US"/>
              </w:rPr>
            </w:pPr>
          </w:p>
        </w:tc>
        <w:tc>
          <w:tcPr>
            <w:tcW w:w="744" w:type="pct"/>
          </w:tcPr>
          <w:p w14:paraId="28DBFB5E" w14:textId="5FAB9252" w:rsidR="003949AC" w:rsidRPr="00856470" w:rsidRDefault="003949AC" w:rsidP="00F92FE6">
            <w:pPr>
              <w:rPr>
                <w:lang w:val="en-US"/>
              </w:rPr>
            </w:pPr>
          </w:p>
        </w:tc>
      </w:tr>
      <w:tr w:rsidR="003949AC" w:rsidRPr="00856470" w14:paraId="6B0CAA10" w14:textId="77777777" w:rsidTr="004B3772">
        <w:trPr>
          <w:cnfStyle w:val="000000010000" w:firstRow="0" w:lastRow="0" w:firstColumn="0" w:lastColumn="0" w:oddVBand="0" w:evenVBand="0" w:oddHBand="0" w:evenHBand="1" w:firstRowFirstColumn="0" w:firstRowLastColumn="0" w:lastRowFirstColumn="0" w:lastRowLastColumn="0"/>
        </w:trPr>
        <w:tc>
          <w:tcPr>
            <w:tcW w:w="1890" w:type="pct"/>
          </w:tcPr>
          <w:p w14:paraId="31DC2B5B" w14:textId="77777777" w:rsidR="003949AC" w:rsidRPr="00856470" w:rsidRDefault="003949AC" w:rsidP="00F92FE6">
            <w:pPr>
              <w:rPr>
                <w:lang w:val="en-US"/>
              </w:rPr>
            </w:pPr>
          </w:p>
        </w:tc>
        <w:tc>
          <w:tcPr>
            <w:tcW w:w="1603" w:type="pct"/>
          </w:tcPr>
          <w:p w14:paraId="66780FD5" w14:textId="77777777" w:rsidR="003949AC" w:rsidRPr="00856470" w:rsidRDefault="003949AC" w:rsidP="00F92FE6">
            <w:pPr>
              <w:rPr>
                <w:lang w:val="en-US"/>
              </w:rPr>
            </w:pPr>
          </w:p>
        </w:tc>
        <w:tc>
          <w:tcPr>
            <w:tcW w:w="763" w:type="pct"/>
          </w:tcPr>
          <w:p w14:paraId="5A5DC98F" w14:textId="77777777" w:rsidR="003949AC" w:rsidRPr="00856470" w:rsidRDefault="003949AC" w:rsidP="00F92FE6">
            <w:pPr>
              <w:rPr>
                <w:lang w:val="en-US"/>
              </w:rPr>
            </w:pPr>
          </w:p>
        </w:tc>
        <w:tc>
          <w:tcPr>
            <w:tcW w:w="744" w:type="pct"/>
          </w:tcPr>
          <w:p w14:paraId="27044D0D" w14:textId="011D4146" w:rsidR="003949AC" w:rsidRPr="00856470" w:rsidRDefault="003949AC" w:rsidP="00F92FE6">
            <w:pPr>
              <w:rPr>
                <w:lang w:val="en-US"/>
              </w:rPr>
            </w:pPr>
          </w:p>
        </w:tc>
      </w:tr>
    </w:tbl>
    <w:p w14:paraId="5E351DF5" w14:textId="710EC430" w:rsidR="00435271" w:rsidRPr="003C3BA1" w:rsidRDefault="004C60AE" w:rsidP="004C60AE">
      <w:pPr>
        <w:pStyle w:val="Beschriftung"/>
        <w:rPr>
          <w:lang w:val="en-US"/>
        </w:rPr>
      </w:pPr>
      <w:bookmarkStart w:id="117" w:name="_Toc395265985"/>
      <w:bookmarkStart w:id="118" w:name="_Toc381714878"/>
      <w:r w:rsidRPr="003C3BA1">
        <w:rPr>
          <w:lang w:val="en-US"/>
        </w:rPr>
        <w:t xml:space="preserve">Table </w:t>
      </w:r>
      <w:r w:rsidR="00B56980" w:rsidRPr="00856470">
        <w:rPr>
          <w:lang w:val="en-US"/>
        </w:rPr>
        <w:fldChar w:fldCharType="begin"/>
      </w:r>
      <w:r w:rsidR="00B56980" w:rsidRPr="003C3BA1">
        <w:rPr>
          <w:lang w:val="en-US"/>
        </w:rPr>
        <w:instrText xml:space="preserve"> SEQ Tabelle \* ARABIC </w:instrText>
      </w:r>
      <w:r w:rsidR="00B56980" w:rsidRPr="00856470">
        <w:rPr>
          <w:lang w:val="en-US"/>
        </w:rPr>
        <w:fldChar w:fldCharType="separate"/>
      </w:r>
      <w:r w:rsidR="009744DB">
        <w:rPr>
          <w:noProof/>
          <w:lang w:val="en-US"/>
        </w:rPr>
        <w:t>4</w:t>
      </w:r>
      <w:r w:rsidR="00B56980" w:rsidRPr="00856470">
        <w:rPr>
          <w:noProof/>
          <w:lang w:val="en-US"/>
        </w:rPr>
        <w:fldChar w:fldCharType="end"/>
      </w:r>
      <w:r w:rsidRPr="003C3BA1">
        <w:rPr>
          <w:lang w:val="en-US"/>
        </w:rPr>
        <w:t xml:space="preserve"> </w:t>
      </w:r>
      <w:bookmarkEnd w:id="117"/>
      <w:r w:rsidR="003C3BA1">
        <w:rPr>
          <w:lang w:val="en-US"/>
        </w:rPr>
        <w:t>Open questions and problems</w:t>
      </w:r>
    </w:p>
    <w:p w14:paraId="5FE50672" w14:textId="07901BD2" w:rsidR="00BB7362" w:rsidRPr="00856470" w:rsidRDefault="00BB7362" w:rsidP="002750B3">
      <w:pPr>
        <w:pStyle w:val="berschrift1"/>
        <w:rPr>
          <w:lang w:val="en-US"/>
        </w:rPr>
      </w:pPr>
      <w:bookmarkStart w:id="119" w:name="_Toc212727450"/>
      <w:r w:rsidRPr="00856470">
        <w:rPr>
          <w:lang w:val="en-US"/>
        </w:rPr>
        <w:lastRenderedPageBreak/>
        <w:t>Checklist</w:t>
      </w:r>
      <w:r w:rsidR="003C3BA1">
        <w:rPr>
          <w:lang w:val="en-US"/>
        </w:rPr>
        <w:t xml:space="preserve"> </w:t>
      </w:r>
      <w:bookmarkEnd w:id="118"/>
      <w:r w:rsidR="003C3BA1">
        <w:rPr>
          <w:lang w:val="en-US"/>
        </w:rPr>
        <w:t>for modifications</w:t>
      </w:r>
      <w:bookmarkEnd w:id="119"/>
    </w:p>
    <w:p w14:paraId="20C5295E" w14:textId="580D1653" w:rsidR="003C3BA1" w:rsidRPr="003C3BA1" w:rsidRDefault="003C3BA1" w:rsidP="008504B6">
      <w:pPr>
        <w:rPr>
          <w:rFonts w:eastAsiaTheme="majorEastAsia"/>
          <w:lang w:val="en-US"/>
        </w:rPr>
      </w:pPr>
      <w:bookmarkStart w:id="120" w:name="_Toc381714879"/>
      <w:r w:rsidRPr="003C3BA1">
        <w:rPr>
          <w:rFonts w:eastAsiaTheme="majorEastAsia"/>
          <w:lang w:val="en-US"/>
        </w:rPr>
        <w:t xml:space="preserve">Select the necessary </w:t>
      </w:r>
      <w:r>
        <w:rPr>
          <w:rFonts w:eastAsiaTheme="majorEastAsia"/>
          <w:lang w:val="en-US"/>
        </w:rPr>
        <w:t>modifications</w:t>
      </w:r>
      <w:r w:rsidRPr="003C3BA1">
        <w:rPr>
          <w:rFonts w:eastAsiaTheme="majorEastAsia"/>
          <w:lang w:val="en-US"/>
        </w:rPr>
        <w:t xml:space="preserve"> in the checklist below. Detailed information can be found in the </w:t>
      </w:r>
      <w:hyperlink r:id="rId23" w:history="1">
        <w:r w:rsidRPr="00651322">
          <w:rPr>
            <w:rStyle w:val="Hyperlink"/>
            <w:rFonts w:eastAsiaTheme="majorEastAsia"/>
            <w:lang w:val="en-US"/>
          </w:rPr>
          <w:t>reference</w:t>
        </w:r>
      </w:hyperlink>
      <w:r>
        <w:rPr>
          <w:rFonts w:eastAsiaTheme="majorEastAsia"/>
          <w:lang w:val="en-US"/>
        </w:rPr>
        <w:t>.</w:t>
      </w:r>
    </w:p>
    <w:p w14:paraId="5FB7C065" w14:textId="2AAAD2FE" w:rsidR="008504B6" w:rsidRPr="00F163FC" w:rsidRDefault="008504B6" w:rsidP="008504B6">
      <w:pPr>
        <w:rPr>
          <w:rFonts w:eastAsiaTheme="majorEastAsia"/>
          <w:lang w:val="en-US"/>
        </w:rPr>
      </w:pPr>
    </w:p>
    <w:tbl>
      <w:tblPr>
        <w:tblStyle w:val="aSysTabelleKopfzeileblau"/>
        <w:tblW w:w="6521" w:type="dxa"/>
        <w:tblLayout w:type="fixed"/>
        <w:tblLook w:val="0020" w:firstRow="1" w:lastRow="0" w:firstColumn="0" w:lastColumn="0" w:noHBand="0" w:noVBand="0"/>
      </w:tblPr>
      <w:tblGrid>
        <w:gridCol w:w="4962"/>
        <w:gridCol w:w="1559"/>
      </w:tblGrid>
      <w:tr w:rsidR="003D0D6C" w:rsidRPr="00856470" w14:paraId="54BF31D0" w14:textId="77777777" w:rsidTr="009D0803">
        <w:trPr>
          <w:cnfStyle w:val="100000000000" w:firstRow="1" w:lastRow="0" w:firstColumn="0" w:lastColumn="0" w:oddVBand="0" w:evenVBand="0" w:oddHBand="0" w:evenHBand="0" w:firstRowFirstColumn="0" w:firstRowLastColumn="0" w:lastRowFirstColumn="0" w:lastRowLastColumn="0"/>
          <w:trHeight w:val="340"/>
          <w:tblHeader/>
        </w:trPr>
        <w:tc>
          <w:tcPr>
            <w:tcW w:w="3805" w:type="pct"/>
            <w:vAlign w:val="center"/>
          </w:tcPr>
          <w:p w14:paraId="7C2EF5CC" w14:textId="75691A4A" w:rsidR="003D0D6C" w:rsidRPr="00856470" w:rsidRDefault="003D0D6C" w:rsidP="003D0D6C">
            <w:pPr>
              <w:pStyle w:val="TabelleStandardlinks"/>
              <w:spacing w:before="0" w:after="0"/>
              <w:rPr>
                <w:lang w:val="en-US"/>
              </w:rPr>
            </w:pPr>
            <w:r>
              <w:rPr>
                <w:lang w:val="en-US"/>
              </w:rPr>
              <w:t>Area</w:t>
            </w:r>
          </w:p>
        </w:tc>
        <w:tc>
          <w:tcPr>
            <w:tcW w:w="1195" w:type="pct"/>
            <w:vAlign w:val="center"/>
          </w:tcPr>
          <w:p w14:paraId="68FEEE4E" w14:textId="74BB2BB8" w:rsidR="003D0D6C" w:rsidRPr="00856470" w:rsidRDefault="003D0D6C" w:rsidP="003D0D6C">
            <w:pPr>
              <w:pStyle w:val="TabelleStandardlinks"/>
              <w:spacing w:before="0" w:after="0"/>
              <w:jc w:val="center"/>
              <w:rPr>
                <w:lang w:val="en-US"/>
              </w:rPr>
            </w:pPr>
            <w:r>
              <w:rPr>
                <w:lang w:val="en-US"/>
              </w:rPr>
              <w:t>Modification</w:t>
            </w:r>
            <w:r w:rsidR="0059089C">
              <w:rPr>
                <w:lang w:val="en-US"/>
              </w:rPr>
              <w:t>?</w:t>
            </w:r>
          </w:p>
        </w:tc>
      </w:tr>
      <w:tr w:rsidR="003D0D6C" w:rsidRPr="00856470" w14:paraId="7136A6EE"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45E6DE9D" w14:textId="741AFA82" w:rsidR="003D0D6C" w:rsidRPr="003D0D6C" w:rsidRDefault="003D0D6C" w:rsidP="003D0D6C">
            <w:pPr>
              <w:pStyle w:val="TabelleStandardlinks"/>
              <w:spacing w:before="0" w:after="0"/>
              <w:rPr>
                <w:sz w:val="12"/>
                <w:szCs w:val="12"/>
                <w:lang w:val="en-US"/>
              </w:rPr>
            </w:pPr>
            <w:r>
              <w:rPr>
                <w:lang w:val="en-US"/>
              </w:rPr>
              <w:t>GUI</w:t>
            </w:r>
          </w:p>
        </w:tc>
        <w:sdt>
          <w:sdtPr>
            <w:rPr>
              <w:rStyle w:val="HTMLBeispiel"/>
              <w:sz w:val="20"/>
              <w:szCs w:val="20"/>
              <w:lang w:val="en-US"/>
            </w:rPr>
            <w:id w:val="2040234109"/>
            <w14:checkbox>
              <w14:checked w14:val="0"/>
              <w14:checkedState w14:val="2612" w14:font="MS Gothic"/>
              <w14:uncheckedState w14:val="2610" w14:font="MS Gothic"/>
            </w14:checkbox>
          </w:sdtPr>
          <w:sdtEndPr>
            <w:rPr>
              <w:rStyle w:val="HTMLBeispiel"/>
            </w:rPr>
          </w:sdtEndPr>
          <w:sdtContent>
            <w:tc>
              <w:tcPr>
                <w:tcW w:w="1195" w:type="pct"/>
                <w:vAlign w:val="center"/>
              </w:tcPr>
              <w:p w14:paraId="561436EC" w14:textId="71C6BDD8"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hint="eastAsia"/>
                    <w:sz w:val="20"/>
                    <w:szCs w:val="20"/>
                    <w:lang w:val="en-US"/>
                  </w:rPr>
                  <w:t>☐</w:t>
                </w:r>
              </w:p>
            </w:tc>
          </w:sdtContent>
        </w:sdt>
      </w:tr>
      <w:tr w:rsidR="003D0D6C" w:rsidRPr="00856470" w14:paraId="144C600C"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4AF425A8" w14:textId="50516054" w:rsidR="003D0D6C" w:rsidRPr="00651322" w:rsidRDefault="003D0D6C" w:rsidP="003D0D6C">
            <w:pPr>
              <w:pStyle w:val="TabelleStandardlinks"/>
              <w:spacing w:before="0" w:after="0"/>
              <w:ind w:left="709"/>
              <w:rPr>
                <w:lang w:val="en-US"/>
              </w:rPr>
            </w:pPr>
            <w:r w:rsidRPr="00651322">
              <w:rPr>
                <w:lang w:val="en-US"/>
              </w:rPr>
              <w:t xml:space="preserve">Journal entries for modification </w:t>
            </w:r>
            <w:r>
              <w:rPr>
                <w:lang w:val="en-US"/>
              </w:rPr>
              <w:t>at runtime area</w:t>
            </w:r>
          </w:p>
        </w:tc>
        <w:sdt>
          <w:sdtPr>
            <w:rPr>
              <w:rStyle w:val="HTMLBeispiel"/>
              <w:sz w:val="20"/>
              <w:szCs w:val="20"/>
              <w:lang w:val="en-US"/>
            </w:rPr>
            <w:id w:val="893776538"/>
            <w14:checkbox>
              <w14:checked w14:val="0"/>
              <w14:checkedState w14:val="2612" w14:font="MS Gothic"/>
              <w14:uncheckedState w14:val="2610" w14:font="MS Gothic"/>
            </w14:checkbox>
          </w:sdtPr>
          <w:sdtEndPr>
            <w:rPr>
              <w:rStyle w:val="HTMLBeispiel"/>
            </w:rPr>
          </w:sdtEndPr>
          <w:sdtContent>
            <w:tc>
              <w:tcPr>
                <w:tcW w:w="1195" w:type="pct"/>
                <w:vAlign w:val="center"/>
              </w:tcPr>
              <w:p w14:paraId="520F6A3C" w14:textId="74306B7B"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230F02B9"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05BA165C" w14:textId="28AD6299" w:rsidR="003D0D6C" w:rsidRPr="00856470" w:rsidRDefault="003D0D6C" w:rsidP="003D0D6C">
            <w:pPr>
              <w:pStyle w:val="TabelleStandardlinks"/>
              <w:spacing w:before="0" w:after="0"/>
              <w:ind w:left="709"/>
              <w:rPr>
                <w:lang w:val="en-US"/>
              </w:rPr>
            </w:pPr>
            <w:r>
              <w:rPr>
                <w:lang w:val="en-US"/>
              </w:rPr>
              <w:t>Copy of a job</w:t>
            </w:r>
          </w:p>
        </w:tc>
        <w:sdt>
          <w:sdtPr>
            <w:rPr>
              <w:rStyle w:val="HTMLBeispiel"/>
              <w:sz w:val="20"/>
              <w:szCs w:val="20"/>
              <w:lang w:val="en-US"/>
            </w:rPr>
            <w:id w:val="918676277"/>
            <w14:checkbox>
              <w14:checked w14:val="0"/>
              <w14:checkedState w14:val="2612" w14:font="MS Gothic"/>
              <w14:uncheckedState w14:val="2610" w14:font="MS Gothic"/>
            </w14:checkbox>
          </w:sdtPr>
          <w:sdtEndPr>
            <w:rPr>
              <w:rStyle w:val="HTMLBeispiel"/>
            </w:rPr>
          </w:sdtEndPr>
          <w:sdtContent>
            <w:tc>
              <w:tcPr>
                <w:tcW w:w="1195" w:type="pct"/>
                <w:vAlign w:val="center"/>
              </w:tcPr>
              <w:p w14:paraId="2E7B50A0" w14:textId="068C7201"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10A96DFE"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515A5CA2" w14:textId="44565F0C" w:rsidR="003D0D6C" w:rsidRPr="00856470" w:rsidRDefault="003D0D6C" w:rsidP="003D0D6C">
            <w:pPr>
              <w:pStyle w:val="TabelleStandardlinks"/>
              <w:spacing w:before="0" w:after="0"/>
              <w:ind w:left="709"/>
              <w:rPr>
                <w:lang w:val="en-US"/>
              </w:rPr>
            </w:pPr>
            <w:r w:rsidRPr="00856470">
              <w:rPr>
                <w:lang w:val="en-US"/>
              </w:rPr>
              <w:t>Tooltips / Preview</w:t>
            </w:r>
            <w:r>
              <w:rPr>
                <w:lang w:val="en-US"/>
              </w:rPr>
              <w:t xml:space="preserve"> t</w:t>
            </w:r>
            <w:r w:rsidRPr="00856470">
              <w:rPr>
                <w:lang w:val="en-US"/>
              </w:rPr>
              <w:t>ext</w:t>
            </w:r>
            <w:r>
              <w:rPr>
                <w:lang w:val="en-US"/>
              </w:rPr>
              <w:t>s</w:t>
            </w:r>
          </w:p>
        </w:tc>
        <w:sdt>
          <w:sdtPr>
            <w:rPr>
              <w:rStyle w:val="HTMLBeispiel"/>
              <w:sz w:val="20"/>
              <w:szCs w:val="20"/>
              <w:lang w:val="en-US"/>
            </w:rPr>
            <w:id w:val="1154879890"/>
            <w14:checkbox>
              <w14:checked w14:val="0"/>
              <w14:checkedState w14:val="2612" w14:font="MS Gothic"/>
              <w14:uncheckedState w14:val="2610" w14:font="MS Gothic"/>
            </w14:checkbox>
          </w:sdtPr>
          <w:sdtEndPr>
            <w:rPr>
              <w:rStyle w:val="HTMLBeispiel"/>
            </w:rPr>
          </w:sdtEndPr>
          <w:sdtContent>
            <w:tc>
              <w:tcPr>
                <w:tcW w:w="1195" w:type="pct"/>
                <w:vAlign w:val="center"/>
              </w:tcPr>
              <w:p w14:paraId="33FA5735" w14:textId="10CF9FA2"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CD36C1" w:rsidRPr="00856470" w14:paraId="5DC28FCA"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39F2223F" w14:textId="6324527F" w:rsidR="00CD36C1" w:rsidRPr="00856470" w:rsidRDefault="00CD36C1" w:rsidP="003D0D6C">
            <w:pPr>
              <w:pStyle w:val="TabelleStandardlinks"/>
              <w:spacing w:before="0" w:after="0"/>
              <w:ind w:left="709"/>
              <w:rPr>
                <w:lang w:val="en-US"/>
              </w:rPr>
            </w:pPr>
            <w:r>
              <w:rPr>
                <w:lang w:val="en-US"/>
              </w:rPr>
              <w:t>Full text search</w:t>
            </w:r>
          </w:p>
        </w:tc>
        <w:sdt>
          <w:sdtPr>
            <w:rPr>
              <w:rStyle w:val="HTMLBeispiel"/>
              <w:sz w:val="20"/>
              <w:szCs w:val="20"/>
              <w:lang w:val="en-US"/>
            </w:rPr>
            <w:id w:val="-1594462432"/>
            <w14:checkbox>
              <w14:checked w14:val="0"/>
              <w14:checkedState w14:val="2612" w14:font="MS Gothic"/>
              <w14:uncheckedState w14:val="2610" w14:font="MS Gothic"/>
            </w14:checkbox>
          </w:sdtPr>
          <w:sdtEndPr>
            <w:rPr>
              <w:rStyle w:val="HTMLBeispiel"/>
            </w:rPr>
          </w:sdtEndPr>
          <w:sdtContent>
            <w:tc>
              <w:tcPr>
                <w:tcW w:w="1195" w:type="pct"/>
                <w:vAlign w:val="center"/>
              </w:tcPr>
              <w:p w14:paraId="19188C14" w14:textId="43B5E5B4" w:rsidR="00CD36C1" w:rsidRDefault="00CD36C1"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7BACBAA9"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58AEFC1C" w14:textId="21F0E66C" w:rsidR="003D0D6C" w:rsidRPr="00856470" w:rsidRDefault="003D0D6C" w:rsidP="003D0D6C">
            <w:pPr>
              <w:pStyle w:val="TabelleStandardlinks"/>
              <w:spacing w:before="0" w:after="0"/>
              <w:rPr>
                <w:lang w:val="en-US"/>
              </w:rPr>
            </w:pPr>
            <w:r>
              <w:rPr>
                <w:lang w:val="en-US"/>
              </w:rPr>
              <w:t>Rights + Visibility</w:t>
            </w:r>
          </w:p>
        </w:tc>
        <w:sdt>
          <w:sdtPr>
            <w:rPr>
              <w:rStyle w:val="HTMLBeispiel"/>
              <w:sz w:val="20"/>
              <w:szCs w:val="20"/>
              <w:lang w:val="en-US"/>
            </w:rPr>
            <w:id w:val="-1285892254"/>
            <w14:checkbox>
              <w14:checked w14:val="0"/>
              <w14:checkedState w14:val="2612" w14:font="MS Gothic"/>
              <w14:uncheckedState w14:val="2610" w14:font="MS Gothic"/>
            </w14:checkbox>
          </w:sdtPr>
          <w:sdtEndPr>
            <w:rPr>
              <w:rStyle w:val="HTMLBeispiel"/>
            </w:rPr>
          </w:sdtEndPr>
          <w:sdtContent>
            <w:tc>
              <w:tcPr>
                <w:tcW w:w="1195" w:type="pct"/>
                <w:vAlign w:val="center"/>
              </w:tcPr>
              <w:p w14:paraId="4E4B3331"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7528A38D"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2C81DF74" w14:textId="2E0F70A8" w:rsidR="003D0D6C" w:rsidRPr="00856470" w:rsidRDefault="003D0D6C" w:rsidP="003D0D6C">
            <w:pPr>
              <w:pStyle w:val="TabelleStandardlinks"/>
              <w:spacing w:before="0" w:after="0"/>
              <w:rPr>
                <w:lang w:val="en-US"/>
              </w:rPr>
            </w:pPr>
            <w:r w:rsidRPr="00856470">
              <w:rPr>
                <w:lang w:val="en-US"/>
              </w:rPr>
              <w:t>Preparation Script</w:t>
            </w:r>
          </w:p>
        </w:tc>
        <w:sdt>
          <w:sdtPr>
            <w:rPr>
              <w:rStyle w:val="HTMLBeispiel"/>
              <w:sz w:val="20"/>
              <w:szCs w:val="20"/>
              <w:lang w:val="en-US"/>
            </w:rPr>
            <w:id w:val="-75520547"/>
            <w14:checkbox>
              <w14:checked w14:val="0"/>
              <w14:checkedState w14:val="2612" w14:font="MS Gothic"/>
              <w14:uncheckedState w14:val="2610" w14:font="MS Gothic"/>
            </w14:checkbox>
          </w:sdtPr>
          <w:sdtEndPr>
            <w:rPr>
              <w:rStyle w:val="HTMLBeispiel"/>
            </w:rPr>
          </w:sdtEndPr>
          <w:sdtContent>
            <w:tc>
              <w:tcPr>
                <w:tcW w:w="1195" w:type="pct"/>
                <w:vAlign w:val="center"/>
              </w:tcPr>
              <w:p w14:paraId="25EFBBD7"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57B4AE23"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331748D7" w14:textId="7402ECBE" w:rsidR="003D0D6C" w:rsidRPr="00856470" w:rsidRDefault="003D0D6C" w:rsidP="003D0D6C">
            <w:pPr>
              <w:pStyle w:val="TabelleStandardlinks"/>
              <w:spacing w:before="0" w:after="0"/>
              <w:rPr>
                <w:lang w:val="en-US"/>
              </w:rPr>
            </w:pPr>
            <w:r>
              <w:rPr>
                <w:lang w:val="en-US"/>
              </w:rPr>
              <w:t>Termination</w:t>
            </w:r>
          </w:p>
        </w:tc>
        <w:sdt>
          <w:sdtPr>
            <w:rPr>
              <w:rStyle w:val="HTMLBeispiel"/>
              <w:sz w:val="20"/>
              <w:szCs w:val="20"/>
              <w:lang w:val="en-US"/>
            </w:rPr>
            <w:id w:val="709145718"/>
            <w14:checkbox>
              <w14:checked w14:val="0"/>
              <w14:checkedState w14:val="2612" w14:font="MS Gothic"/>
              <w14:uncheckedState w14:val="2610" w14:font="MS Gothic"/>
            </w14:checkbox>
          </w:sdtPr>
          <w:sdtEndPr>
            <w:rPr>
              <w:rStyle w:val="HTMLBeispiel"/>
            </w:rPr>
          </w:sdtEndPr>
          <w:sdtContent>
            <w:tc>
              <w:tcPr>
                <w:tcW w:w="1195" w:type="pct"/>
                <w:vAlign w:val="center"/>
              </w:tcPr>
              <w:p w14:paraId="30914A12"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563AFCCF"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498958BE" w14:textId="5D60AAEB" w:rsidR="003D0D6C" w:rsidRPr="00856470" w:rsidRDefault="003D0D6C" w:rsidP="003D0D6C">
            <w:pPr>
              <w:pStyle w:val="TabelleStandardlinks"/>
              <w:spacing w:before="0" w:after="0"/>
              <w:rPr>
                <w:lang w:val="en-US"/>
              </w:rPr>
            </w:pPr>
            <w:r>
              <w:rPr>
                <w:lang w:val="en-US"/>
              </w:rPr>
              <w:t>Preparation</w:t>
            </w:r>
          </w:p>
        </w:tc>
        <w:sdt>
          <w:sdtPr>
            <w:rPr>
              <w:rStyle w:val="HTMLBeispiel"/>
              <w:sz w:val="20"/>
              <w:szCs w:val="20"/>
              <w:lang w:val="en-US"/>
            </w:rPr>
            <w:id w:val="1133213879"/>
            <w14:checkbox>
              <w14:checked w14:val="0"/>
              <w14:checkedState w14:val="2612" w14:font="MS Gothic"/>
              <w14:uncheckedState w14:val="2610" w14:font="MS Gothic"/>
            </w14:checkbox>
          </w:sdtPr>
          <w:sdtEndPr>
            <w:rPr>
              <w:rStyle w:val="HTMLBeispiel"/>
            </w:rPr>
          </w:sdtEndPr>
          <w:sdtContent>
            <w:tc>
              <w:tcPr>
                <w:tcW w:w="1195" w:type="pct"/>
                <w:vAlign w:val="center"/>
              </w:tcPr>
              <w:p w14:paraId="68FC517E" w14:textId="51A830D2"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hint="eastAsia"/>
                    <w:sz w:val="20"/>
                    <w:szCs w:val="20"/>
                    <w:lang w:val="en-US"/>
                  </w:rPr>
                  <w:t>☐</w:t>
                </w:r>
              </w:p>
            </w:tc>
          </w:sdtContent>
        </w:sdt>
      </w:tr>
      <w:tr w:rsidR="003D0D6C" w:rsidRPr="00856470" w14:paraId="122CA0AC"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300181BE" w14:textId="5D7E310C" w:rsidR="003D0D6C" w:rsidRPr="00856470" w:rsidRDefault="003D0D6C" w:rsidP="003D0D6C">
            <w:pPr>
              <w:pStyle w:val="TabelleStandardlinks"/>
              <w:spacing w:before="0" w:after="0"/>
              <w:rPr>
                <w:lang w:val="en-US"/>
              </w:rPr>
            </w:pPr>
            <w:r>
              <w:rPr>
                <w:lang w:val="en-US"/>
              </w:rPr>
              <w:t>Execution of a stream run</w:t>
            </w:r>
          </w:p>
        </w:tc>
        <w:sdt>
          <w:sdtPr>
            <w:rPr>
              <w:rStyle w:val="HTMLBeispiel"/>
              <w:sz w:val="20"/>
              <w:szCs w:val="20"/>
              <w:lang w:val="en-US"/>
            </w:rPr>
            <w:id w:val="1550270975"/>
            <w14:checkbox>
              <w14:checked w14:val="0"/>
              <w14:checkedState w14:val="2612" w14:font="MS Gothic"/>
              <w14:uncheckedState w14:val="2610" w14:font="MS Gothic"/>
            </w14:checkbox>
          </w:sdtPr>
          <w:sdtEndPr>
            <w:rPr>
              <w:rStyle w:val="HTMLBeispiel"/>
            </w:rPr>
          </w:sdtEndPr>
          <w:sdtContent>
            <w:tc>
              <w:tcPr>
                <w:tcW w:w="1195" w:type="pct"/>
                <w:vAlign w:val="center"/>
              </w:tcPr>
              <w:p w14:paraId="26C54E99"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0FB43B59"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551C9610" w14:textId="3B02C0F5" w:rsidR="003D0D6C" w:rsidRPr="00856470" w:rsidRDefault="003D0D6C" w:rsidP="003D0D6C">
            <w:pPr>
              <w:pStyle w:val="TabelleStandardlinks"/>
              <w:spacing w:before="0" w:after="0"/>
              <w:ind w:left="709"/>
              <w:rPr>
                <w:lang w:val="en-US"/>
              </w:rPr>
            </w:pPr>
            <w:r w:rsidRPr="00856470">
              <w:rPr>
                <w:lang w:val="en-US"/>
              </w:rPr>
              <w:t>Journal</w:t>
            </w:r>
            <w:r>
              <w:rPr>
                <w:lang w:val="en-US"/>
              </w:rPr>
              <w:t xml:space="preserve"> entries</w:t>
            </w:r>
            <w:r w:rsidRPr="00856470">
              <w:rPr>
                <w:lang w:val="en-US"/>
              </w:rPr>
              <w:t xml:space="preserve"> </w:t>
            </w:r>
            <w:r>
              <w:rPr>
                <w:lang w:val="en-US"/>
              </w:rPr>
              <w:t>of</w:t>
            </w:r>
            <w:r w:rsidRPr="00856470">
              <w:rPr>
                <w:lang w:val="en-US"/>
              </w:rPr>
              <w:t xml:space="preserve"> </w:t>
            </w:r>
            <w:r>
              <w:rPr>
                <w:lang w:val="en-US"/>
              </w:rPr>
              <w:t>a e</w:t>
            </w:r>
            <w:r w:rsidRPr="00856470">
              <w:rPr>
                <w:lang w:val="en-US"/>
              </w:rPr>
              <w:t>xecution</w:t>
            </w:r>
          </w:p>
        </w:tc>
        <w:sdt>
          <w:sdtPr>
            <w:rPr>
              <w:rStyle w:val="HTMLBeispiel"/>
              <w:sz w:val="20"/>
              <w:szCs w:val="20"/>
              <w:lang w:val="en-US"/>
            </w:rPr>
            <w:id w:val="-562482122"/>
            <w14:checkbox>
              <w14:checked w14:val="0"/>
              <w14:checkedState w14:val="2612" w14:font="MS Gothic"/>
              <w14:uncheckedState w14:val="2610" w14:font="MS Gothic"/>
            </w14:checkbox>
          </w:sdtPr>
          <w:sdtEndPr>
            <w:rPr>
              <w:rStyle w:val="HTMLBeispiel"/>
            </w:rPr>
          </w:sdtEndPr>
          <w:sdtContent>
            <w:tc>
              <w:tcPr>
                <w:tcW w:w="1195" w:type="pct"/>
                <w:vAlign w:val="center"/>
              </w:tcPr>
              <w:p w14:paraId="0D308AB6"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4BEC0912"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10558E9D" w14:textId="79BC9B76" w:rsidR="003D0D6C" w:rsidRPr="00856470" w:rsidRDefault="003D0D6C" w:rsidP="003D0D6C">
            <w:pPr>
              <w:pStyle w:val="TabelleStandardlinks"/>
              <w:spacing w:before="0" w:after="0"/>
              <w:rPr>
                <w:lang w:val="en-US"/>
              </w:rPr>
            </w:pPr>
            <w:r w:rsidRPr="00856470">
              <w:rPr>
                <w:lang w:val="en-US"/>
              </w:rPr>
              <w:t>CLI</w:t>
            </w:r>
          </w:p>
        </w:tc>
        <w:sdt>
          <w:sdtPr>
            <w:rPr>
              <w:rStyle w:val="HTMLBeispiel"/>
              <w:sz w:val="20"/>
              <w:szCs w:val="20"/>
              <w:lang w:val="en-US"/>
            </w:rPr>
            <w:id w:val="1458531919"/>
            <w14:checkbox>
              <w14:checked w14:val="0"/>
              <w14:checkedState w14:val="2612" w14:font="MS Gothic"/>
              <w14:uncheckedState w14:val="2610" w14:font="MS Gothic"/>
            </w14:checkbox>
          </w:sdtPr>
          <w:sdtEndPr>
            <w:rPr>
              <w:rStyle w:val="HTMLBeispiel"/>
            </w:rPr>
          </w:sdtEndPr>
          <w:sdtContent>
            <w:tc>
              <w:tcPr>
                <w:tcW w:w="1195" w:type="pct"/>
                <w:vAlign w:val="center"/>
              </w:tcPr>
              <w:p w14:paraId="4A9C9895" w14:textId="3F63C87D"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hint="eastAsia"/>
                    <w:sz w:val="20"/>
                    <w:szCs w:val="20"/>
                    <w:lang w:val="en-US"/>
                  </w:rPr>
                  <w:t>☐</w:t>
                </w:r>
              </w:p>
            </w:tc>
          </w:sdtContent>
        </w:sdt>
      </w:tr>
      <w:tr w:rsidR="003D0D6C" w:rsidRPr="00856470" w14:paraId="1AD556D6"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3924DE91" w14:textId="01489666" w:rsidR="003D0D6C" w:rsidRPr="00651322" w:rsidRDefault="003D0D6C" w:rsidP="003D0D6C">
            <w:pPr>
              <w:pStyle w:val="TabelleStandardlinks"/>
              <w:spacing w:before="0" w:after="0"/>
              <w:rPr>
                <w:lang w:val="en-US"/>
              </w:rPr>
            </w:pPr>
            <w:r w:rsidRPr="00651322">
              <w:rPr>
                <w:lang w:val="en-US"/>
              </w:rPr>
              <w:t>Help texts / Documentat</w:t>
            </w:r>
            <w:r>
              <w:rPr>
                <w:lang w:val="en-US"/>
              </w:rPr>
              <w:t>ion</w:t>
            </w:r>
            <w:r w:rsidRPr="00651322">
              <w:rPr>
                <w:lang w:val="en-US"/>
              </w:rPr>
              <w:t xml:space="preserve"> / Handbooks</w:t>
            </w:r>
          </w:p>
        </w:tc>
        <w:sdt>
          <w:sdtPr>
            <w:rPr>
              <w:rStyle w:val="HTMLBeispiel"/>
              <w:sz w:val="20"/>
              <w:szCs w:val="20"/>
              <w:lang w:val="en-US"/>
            </w:rPr>
            <w:id w:val="566002053"/>
            <w14:checkbox>
              <w14:checked w14:val="0"/>
              <w14:checkedState w14:val="2612" w14:font="MS Gothic"/>
              <w14:uncheckedState w14:val="2610" w14:font="MS Gothic"/>
            </w14:checkbox>
          </w:sdtPr>
          <w:sdtEndPr>
            <w:rPr>
              <w:rStyle w:val="HTMLBeispiel"/>
            </w:rPr>
          </w:sdtEndPr>
          <w:sdtContent>
            <w:tc>
              <w:tcPr>
                <w:tcW w:w="1195" w:type="pct"/>
                <w:vAlign w:val="center"/>
              </w:tcPr>
              <w:p w14:paraId="4F195BCA"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3971BCB6"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05710758" w14:textId="1FD88AAF" w:rsidR="003D0D6C" w:rsidRPr="00856470" w:rsidRDefault="003D0D6C" w:rsidP="003D0D6C">
            <w:pPr>
              <w:pStyle w:val="TabelleStandardlinks"/>
              <w:spacing w:before="0" w:after="0"/>
              <w:rPr>
                <w:lang w:val="en-US"/>
              </w:rPr>
            </w:pPr>
            <w:r w:rsidRPr="00856470">
              <w:rPr>
                <w:lang w:val="en-US"/>
              </w:rPr>
              <w:t>Utilities</w:t>
            </w:r>
          </w:p>
        </w:tc>
        <w:sdt>
          <w:sdtPr>
            <w:rPr>
              <w:rStyle w:val="HTMLBeispiel"/>
              <w:sz w:val="20"/>
              <w:szCs w:val="20"/>
              <w:lang w:val="en-US"/>
            </w:rPr>
            <w:id w:val="-1649434037"/>
            <w14:checkbox>
              <w14:checked w14:val="0"/>
              <w14:checkedState w14:val="2612" w14:font="MS Gothic"/>
              <w14:uncheckedState w14:val="2610" w14:font="MS Gothic"/>
            </w14:checkbox>
          </w:sdtPr>
          <w:sdtEndPr>
            <w:rPr>
              <w:rStyle w:val="HTMLBeispiel"/>
            </w:rPr>
          </w:sdtEndPr>
          <w:sdtContent>
            <w:tc>
              <w:tcPr>
                <w:tcW w:w="1195" w:type="pct"/>
                <w:vAlign w:val="center"/>
              </w:tcPr>
              <w:p w14:paraId="3AD92BD4"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29D7152B"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5B616FB4" w14:textId="1BD5FBA5" w:rsidR="003D0D6C" w:rsidRPr="00856470" w:rsidRDefault="003D0D6C" w:rsidP="003D0D6C">
            <w:pPr>
              <w:pStyle w:val="TabelleStandardlinks"/>
              <w:spacing w:before="0" w:after="0"/>
              <w:rPr>
                <w:lang w:val="en-US"/>
              </w:rPr>
            </w:pPr>
            <w:r w:rsidRPr="00856470">
              <w:rPr>
                <w:lang w:val="en-US"/>
              </w:rPr>
              <w:t>Agent</w:t>
            </w:r>
          </w:p>
        </w:tc>
        <w:sdt>
          <w:sdtPr>
            <w:rPr>
              <w:rStyle w:val="HTMLBeispiel"/>
              <w:sz w:val="20"/>
              <w:szCs w:val="20"/>
              <w:lang w:val="en-US"/>
            </w:rPr>
            <w:id w:val="24071682"/>
            <w14:checkbox>
              <w14:checked w14:val="0"/>
              <w14:checkedState w14:val="2612" w14:font="MS Gothic"/>
              <w14:uncheckedState w14:val="2610" w14:font="MS Gothic"/>
            </w14:checkbox>
          </w:sdtPr>
          <w:sdtEndPr>
            <w:rPr>
              <w:rStyle w:val="HTMLBeispiel"/>
            </w:rPr>
          </w:sdtEndPr>
          <w:sdtContent>
            <w:tc>
              <w:tcPr>
                <w:tcW w:w="1195" w:type="pct"/>
                <w:vAlign w:val="center"/>
              </w:tcPr>
              <w:p w14:paraId="6091DFC5"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4DFE7313"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3B53E425" w14:textId="73450214" w:rsidR="003D0D6C" w:rsidRPr="00856470" w:rsidRDefault="003D0D6C" w:rsidP="003D0D6C">
            <w:pPr>
              <w:pStyle w:val="TabelleStandardlinks"/>
              <w:spacing w:before="0" w:after="0"/>
              <w:rPr>
                <w:lang w:val="en-US"/>
              </w:rPr>
            </w:pPr>
            <w:r w:rsidRPr="00856470">
              <w:rPr>
                <w:lang w:val="en-US"/>
              </w:rPr>
              <w:t>Logi</w:t>
            </w:r>
            <w:r>
              <w:rPr>
                <w:lang w:val="en-US"/>
              </w:rPr>
              <w:t>cal</w:t>
            </w:r>
            <w:r w:rsidRPr="00856470">
              <w:rPr>
                <w:lang w:val="en-US"/>
              </w:rPr>
              <w:t xml:space="preserve"> </w:t>
            </w:r>
            <w:r>
              <w:rPr>
                <w:lang w:val="en-US"/>
              </w:rPr>
              <w:t>r</w:t>
            </w:r>
            <w:r w:rsidRPr="00856470">
              <w:rPr>
                <w:lang w:val="en-US"/>
              </w:rPr>
              <w:t>esource</w:t>
            </w:r>
            <w:r>
              <w:rPr>
                <w:lang w:val="en-US"/>
              </w:rPr>
              <w:t>s</w:t>
            </w:r>
          </w:p>
        </w:tc>
        <w:sdt>
          <w:sdtPr>
            <w:rPr>
              <w:rStyle w:val="HTMLBeispiel"/>
              <w:sz w:val="20"/>
              <w:szCs w:val="20"/>
              <w:lang w:val="en-US"/>
            </w:rPr>
            <w:id w:val="1832868387"/>
            <w14:checkbox>
              <w14:checked w14:val="0"/>
              <w14:checkedState w14:val="2612" w14:font="MS Gothic"/>
              <w14:uncheckedState w14:val="2610" w14:font="MS Gothic"/>
            </w14:checkbox>
          </w:sdtPr>
          <w:sdtEndPr>
            <w:rPr>
              <w:rStyle w:val="HTMLBeispiel"/>
            </w:rPr>
          </w:sdtEndPr>
          <w:sdtContent>
            <w:tc>
              <w:tcPr>
                <w:tcW w:w="1195" w:type="pct"/>
                <w:vAlign w:val="center"/>
              </w:tcPr>
              <w:p w14:paraId="49CE69A9"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35C33186"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359183A2" w14:textId="0FAA573C" w:rsidR="003D0D6C" w:rsidRPr="00856470" w:rsidRDefault="003D0D6C" w:rsidP="003D0D6C">
            <w:pPr>
              <w:pStyle w:val="TabelleStandardlinks"/>
              <w:spacing w:before="0" w:after="0"/>
              <w:rPr>
                <w:lang w:val="en-US"/>
              </w:rPr>
            </w:pPr>
            <w:r w:rsidRPr="00856470">
              <w:rPr>
                <w:lang w:val="en-US"/>
              </w:rPr>
              <w:t>Installation</w:t>
            </w:r>
          </w:p>
        </w:tc>
        <w:sdt>
          <w:sdtPr>
            <w:rPr>
              <w:rStyle w:val="HTMLBeispiel"/>
              <w:sz w:val="20"/>
              <w:szCs w:val="20"/>
              <w:lang w:val="en-US"/>
            </w:rPr>
            <w:id w:val="-228768773"/>
            <w14:checkbox>
              <w14:checked w14:val="0"/>
              <w14:checkedState w14:val="2612" w14:font="MS Gothic"/>
              <w14:uncheckedState w14:val="2610" w14:font="MS Gothic"/>
            </w14:checkbox>
          </w:sdtPr>
          <w:sdtEndPr>
            <w:rPr>
              <w:rStyle w:val="HTMLBeispiel"/>
            </w:rPr>
          </w:sdtEndPr>
          <w:sdtContent>
            <w:tc>
              <w:tcPr>
                <w:tcW w:w="1195" w:type="pct"/>
                <w:vAlign w:val="center"/>
              </w:tcPr>
              <w:p w14:paraId="32FF029F"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120FDC93"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1C4FB1A1" w14:textId="091982B7" w:rsidR="003D0D6C" w:rsidRPr="00856470" w:rsidRDefault="003D0D6C" w:rsidP="003D0D6C">
            <w:pPr>
              <w:pStyle w:val="TabelleStandardlinks"/>
              <w:spacing w:before="0" w:after="0"/>
              <w:rPr>
                <w:lang w:val="en-US"/>
              </w:rPr>
            </w:pPr>
            <w:r>
              <w:rPr>
                <w:lang w:val="en-US"/>
              </w:rPr>
              <w:t>Database modifications</w:t>
            </w:r>
          </w:p>
        </w:tc>
        <w:sdt>
          <w:sdtPr>
            <w:rPr>
              <w:rStyle w:val="HTMLBeispiel"/>
              <w:sz w:val="20"/>
              <w:szCs w:val="20"/>
              <w:lang w:val="en-US"/>
            </w:rPr>
            <w:id w:val="-1453628083"/>
            <w14:checkbox>
              <w14:checked w14:val="0"/>
              <w14:checkedState w14:val="2612" w14:font="MS Gothic"/>
              <w14:uncheckedState w14:val="2610" w14:font="MS Gothic"/>
            </w14:checkbox>
          </w:sdtPr>
          <w:sdtEndPr>
            <w:rPr>
              <w:rStyle w:val="HTMLBeispiel"/>
            </w:rPr>
          </w:sdtEndPr>
          <w:sdtContent>
            <w:tc>
              <w:tcPr>
                <w:tcW w:w="1195" w:type="pct"/>
                <w:vAlign w:val="center"/>
              </w:tcPr>
              <w:p w14:paraId="12CC5FBC"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2A856DDD"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058DBB7D" w14:textId="109AB6B8" w:rsidR="003D0D6C" w:rsidRPr="00856470" w:rsidRDefault="003D0D6C" w:rsidP="003D0D6C">
            <w:pPr>
              <w:pStyle w:val="TabelleStandardlinks"/>
              <w:spacing w:before="0" w:after="0"/>
              <w:rPr>
                <w:lang w:val="en-US"/>
              </w:rPr>
            </w:pPr>
            <w:r w:rsidRPr="00856470">
              <w:rPr>
                <w:lang w:val="en-US"/>
              </w:rPr>
              <w:t>Migration</w:t>
            </w:r>
          </w:p>
        </w:tc>
        <w:sdt>
          <w:sdtPr>
            <w:rPr>
              <w:rStyle w:val="HTMLBeispiel"/>
              <w:sz w:val="20"/>
              <w:szCs w:val="20"/>
              <w:lang w:val="en-US"/>
            </w:rPr>
            <w:id w:val="-1614364833"/>
            <w14:checkbox>
              <w14:checked w14:val="0"/>
              <w14:checkedState w14:val="2612" w14:font="MS Gothic"/>
              <w14:uncheckedState w14:val="2610" w14:font="MS Gothic"/>
            </w14:checkbox>
          </w:sdtPr>
          <w:sdtEndPr>
            <w:rPr>
              <w:rStyle w:val="HTMLBeispiel"/>
            </w:rPr>
          </w:sdtEndPr>
          <w:sdtContent>
            <w:tc>
              <w:tcPr>
                <w:tcW w:w="1195" w:type="pct"/>
                <w:vAlign w:val="center"/>
              </w:tcPr>
              <w:p w14:paraId="22C37078"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71E60F46"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5BD48E93" w14:textId="2A6821CE" w:rsidR="003D0D6C" w:rsidRPr="00856470" w:rsidRDefault="003D0D6C" w:rsidP="003D0D6C">
            <w:pPr>
              <w:pStyle w:val="TabelleStandardlinks"/>
              <w:spacing w:before="0" w:after="0"/>
              <w:rPr>
                <w:lang w:val="en-US"/>
              </w:rPr>
            </w:pPr>
            <w:r>
              <w:rPr>
                <w:lang w:val="en-US"/>
              </w:rPr>
              <w:t>T</w:t>
            </w:r>
            <w:r w:rsidRPr="009D2E18">
              <w:rPr>
                <w:lang w:val="en-US"/>
              </w:rPr>
              <w:t>ime change</w:t>
            </w:r>
            <w:r>
              <w:rPr>
                <w:lang w:val="en-US"/>
              </w:rPr>
              <w:t xml:space="preserve"> summertime / wintertime</w:t>
            </w:r>
          </w:p>
        </w:tc>
        <w:sdt>
          <w:sdtPr>
            <w:rPr>
              <w:rStyle w:val="HTMLBeispiel"/>
              <w:sz w:val="20"/>
              <w:szCs w:val="20"/>
              <w:lang w:val="en-US"/>
            </w:rPr>
            <w:id w:val="-468356339"/>
            <w14:checkbox>
              <w14:checked w14:val="0"/>
              <w14:checkedState w14:val="2612" w14:font="MS Gothic"/>
              <w14:uncheckedState w14:val="2610" w14:font="MS Gothic"/>
            </w14:checkbox>
          </w:sdtPr>
          <w:sdtEndPr>
            <w:rPr>
              <w:rStyle w:val="HTMLBeispiel"/>
            </w:rPr>
          </w:sdtEndPr>
          <w:sdtContent>
            <w:tc>
              <w:tcPr>
                <w:tcW w:w="1195" w:type="pct"/>
                <w:vAlign w:val="center"/>
              </w:tcPr>
              <w:p w14:paraId="20650EB8"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2C430923"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21E4ECD0" w14:textId="4D0AD8DE" w:rsidR="003D0D6C" w:rsidRPr="00856470" w:rsidRDefault="003D0D6C" w:rsidP="003D0D6C">
            <w:pPr>
              <w:pStyle w:val="TabelleStandardlinks"/>
              <w:spacing w:before="0" w:after="0"/>
              <w:rPr>
                <w:lang w:val="en-US"/>
              </w:rPr>
            </w:pPr>
            <w:r w:rsidRPr="00856470">
              <w:rPr>
                <w:lang w:val="en-US"/>
              </w:rPr>
              <w:t>Mobile Apps</w:t>
            </w:r>
          </w:p>
        </w:tc>
        <w:sdt>
          <w:sdtPr>
            <w:rPr>
              <w:rStyle w:val="HTMLBeispiel"/>
              <w:sz w:val="20"/>
              <w:szCs w:val="20"/>
              <w:lang w:val="en-US"/>
            </w:rPr>
            <w:id w:val="1067778266"/>
            <w14:checkbox>
              <w14:checked w14:val="0"/>
              <w14:checkedState w14:val="2612" w14:font="MS Gothic"/>
              <w14:uncheckedState w14:val="2610" w14:font="MS Gothic"/>
            </w14:checkbox>
          </w:sdtPr>
          <w:sdtEndPr>
            <w:rPr>
              <w:rStyle w:val="HTMLBeispiel"/>
            </w:rPr>
          </w:sdtEndPr>
          <w:sdtContent>
            <w:tc>
              <w:tcPr>
                <w:tcW w:w="1195" w:type="pct"/>
                <w:vAlign w:val="center"/>
              </w:tcPr>
              <w:p w14:paraId="3313FDA5"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67744788"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22C25EC1" w14:textId="2A2D5FCC" w:rsidR="003D0D6C" w:rsidRPr="00856470" w:rsidRDefault="003D0D6C" w:rsidP="003D0D6C">
            <w:pPr>
              <w:pStyle w:val="TabelleStandardlinks"/>
              <w:spacing w:before="0" w:after="0"/>
              <w:rPr>
                <w:lang w:val="en-US"/>
              </w:rPr>
            </w:pPr>
            <w:r w:rsidRPr="00856470">
              <w:rPr>
                <w:lang w:val="en-US"/>
              </w:rPr>
              <w:t>Valid</w:t>
            </w:r>
            <w:r>
              <w:rPr>
                <w:lang w:val="en-US"/>
              </w:rPr>
              <w:t>ation</w:t>
            </w:r>
            <w:r w:rsidRPr="00856470">
              <w:rPr>
                <w:lang w:val="en-US"/>
              </w:rPr>
              <w:t xml:space="preserve"> (Alphabet und </w:t>
            </w:r>
            <w:r>
              <w:rPr>
                <w:lang w:val="en-US"/>
              </w:rPr>
              <w:t>field length</w:t>
            </w:r>
            <w:r w:rsidRPr="00856470">
              <w:rPr>
                <w:lang w:val="en-US"/>
              </w:rPr>
              <w:t>)</w:t>
            </w:r>
          </w:p>
        </w:tc>
        <w:sdt>
          <w:sdtPr>
            <w:rPr>
              <w:rStyle w:val="HTMLBeispiel"/>
              <w:sz w:val="20"/>
              <w:szCs w:val="20"/>
              <w:lang w:val="en-US"/>
            </w:rPr>
            <w:id w:val="-396817889"/>
            <w14:checkbox>
              <w14:checked w14:val="0"/>
              <w14:checkedState w14:val="2612" w14:font="MS Gothic"/>
              <w14:uncheckedState w14:val="2610" w14:font="MS Gothic"/>
            </w14:checkbox>
          </w:sdtPr>
          <w:sdtEndPr>
            <w:rPr>
              <w:rStyle w:val="HTMLBeispiel"/>
            </w:rPr>
          </w:sdtEndPr>
          <w:sdtContent>
            <w:tc>
              <w:tcPr>
                <w:tcW w:w="1195" w:type="pct"/>
                <w:vAlign w:val="center"/>
              </w:tcPr>
              <w:p w14:paraId="16DA759F"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08326462"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72E907F7" w14:textId="5AC9596F" w:rsidR="003D0D6C" w:rsidRPr="00856470" w:rsidRDefault="003D0D6C" w:rsidP="003D0D6C">
            <w:pPr>
              <w:pStyle w:val="TabelleStandardlinks"/>
              <w:spacing w:before="0" w:after="0"/>
              <w:rPr>
                <w:lang w:val="en-US"/>
              </w:rPr>
            </w:pPr>
            <w:r w:rsidRPr="00856470">
              <w:rPr>
                <w:lang w:val="en-US"/>
              </w:rPr>
              <w:t>Insertion Point</w:t>
            </w:r>
            <w:r>
              <w:rPr>
                <w:lang w:val="en-US"/>
              </w:rPr>
              <w:t xml:space="preserve"> </w:t>
            </w:r>
            <w:r w:rsidRPr="00856470">
              <w:rPr>
                <w:lang w:val="en-US"/>
              </w:rPr>
              <w:t>/</w:t>
            </w:r>
            <w:r>
              <w:rPr>
                <w:lang w:val="en-US"/>
              </w:rPr>
              <w:t xml:space="preserve"> </w:t>
            </w:r>
            <w:r w:rsidRPr="00856470">
              <w:rPr>
                <w:lang w:val="en-US"/>
              </w:rPr>
              <w:t>Dynami</w:t>
            </w:r>
            <w:r>
              <w:rPr>
                <w:lang w:val="en-US"/>
              </w:rPr>
              <w:t>c</w:t>
            </w:r>
            <w:r w:rsidRPr="00856470">
              <w:rPr>
                <w:lang w:val="en-US"/>
              </w:rPr>
              <w:t xml:space="preserve"> </w:t>
            </w:r>
            <w:r>
              <w:rPr>
                <w:lang w:val="en-US"/>
              </w:rPr>
              <w:t>s</w:t>
            </w:r>
            <w:r w:rsidRPr="00856470">
              <w:rPr>
                <w:lang w:val="en-US"/>
              </w:rPr>
              <w:t>tream</w:t>
            </w:r>
          </w:p>
        </w:tc>
        <w:sdt>
          <w:sdtPr>
            <w:rPr>
              <w:rStyle w:val="HTMLBeispiel"/>
              <w:sz w:val="20"/>
              <w:szCs w:val="20"/>
              <w:lang w:val="en-US"/>
            </w:rPr>
            <w:id w:val="616027531"/>
            <w14:checkbox>
              <w14:checked w14:val="0"/>
              <w14:checkedState w14:val="2612" w14:font="MS Gothic"/>
              <w14:uncheckedState w14:val="2610" w14:font="MS Gothic"/>
            </w14:checkbox>
          </w:sdtPr>
          <w:sdtEndPr>
            <w:rPr>
              <w:rStyle w:val="HTMLBeispiel"/>
            </w:rPr>
          </w:sdtEndPr>
          <w:sdtContent>
            <w:tc>
              <w:tcPr>
                <w:tcW w:w="1195" w:type="pct"/>
                <w:vAlign w:val="center"/>
              </w:tcPr>
              <w:p w14:paraId="64BB7AE6" w14:textId="77777777" w:rsidR="003D0D6C" w:rsidRPr="009D0803" w:rsidRDefault="003D0D6C" w:rsidP="003D0D6C">
                <w:pPr>
                  <w:pStyle w:val="TabelleStandardlinks"/>
                  <w:spacing w:before="0" w:after="0"/>
                  <w:jc w:val="center"/>
                  <w:rPr>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57927704"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3CA49D4C" w14:textId="6A5E6E74" w:rsidR="003D0D6C" w:rsidRPr="00856470" w:rsidRDefault="003D0D6C" w:rsidP="003D0D6C">
            <w:pPr>
              <w:pStyle w:val="TabelleStandardlinks"/>
              <w:spacing w:before="0" w:after="0"/>
              <w:rPr>
                <w:lang w:val="en-US"/>
              </w:rPr>
            </w:pPr>
            <w:r w:rsidRPr="00856470">
              <w:rPr>
                <w:lang w:val="en-US"/>
              </w:rPr>
              <w:t>Reports</w:t>
            </w:r>
          </w:p>
        </w:tc>
        <w:sdt>
          <w:sdtPr>
            <w:rPr>
              <w:rStyle w:val="HTMLBeispiel"/>
              <w:sz w:val="20"/>
              <w:szCs w:val="20"/>
              <w:lang w:val="en-US"/>
            </w:rPr>
            <w:id w:val="1980183444"/>
            <w14:checkbox>
              <w14:checked w14:val="0"/>
              <w14:checkedState w14:val="2612" w14:font="MS Gothic"/>
              <w14:uncheckedState w14:val="2610" w14:font="MS Gothic"/>
            </w14:checkbox>
          </w:sdtPr>
          <w:sdtEndPr>
            <w:rPr>
              <w:rStyle w:val="HTMLBeispiel"/>
            </w:rPr>
          </w:sdtEndPr>
          <w:sdtContent>
            <w:tc>
              <w:tcPr>
                <w:tcW w:w="1195" w:type="pct"/>
                <w:vAlign w:val="center"/>
              </w:tcPr>
              <w:p w14:paraId="50C4223F" w14:textId="1FD6563A"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6FFE5DC0"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6206F924" w14:textId="653B3F8D" w:rsidR="003D0D6C" w:rsidRPr="00856470" w:rsidRDefault="003D0D6C" w:rsidP="003D0D6C">
            <w:pPr>
              <w:pStyle w:val="TabelleStandardlinks"/>
              <w:spacing w:before="0" w:after="0"/>
              <w:rPr>
                <w:lang w:val="en-US"/>
              </w:rPr>
            </w:pPr>
            <w:r w:rsidRPr="00856470">
              <w:rPr>
                <w:lang w:val="en-US"/>
              </w:rPr>
              <w:t>Beat</w:t>
            </w:r>
            <w:r>
              <w:rPr>
                <w:lang w:val="en-US"/>
              </w:rPr>
              <w:t xml:space="preserve"> files</w:t>
            </w:r>
          </w:p>
        </w:tc>
        <w:sdt>
          <w:sdtPr>
            <w:rPr>
              <w:rStyle w:val="HTMLBeispiel"/>
              <w:sz w:val="20"/>
              <w:szCs w:val="20"/>
              <w:lang w:val="en-US"/>
            </w:rPr>
            <w:id w:val="770596203"/>
            <w14:checkbox>
              <w14:checked w14:val="0"/>
              <w14:checkedState w14:val="2612" w14:font="MS Gothic"/>
              <w14:uncheckedState w14:val="2610" w14:font="MS Gothic"/>
            </w14:checkbox>
          </w:sdtPr>
          <w:sdtEndPr>
            <w:rPr>
              <w:rStyle w:val="HTMLBeispiel"/>
            </w:rPr>
          </w:sdtEndPr>
          <w:sdtContent>
            <w:tc>
              <w:tcPr>
                <w:tcW w:w="1195" w:type="pct"/>
                <w:vAlign w:val="center"/>
              </w:tcPr>
              <w:p w14:paraId="0E3B630A" w14:textId="109CA3EF"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7694AE86"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3F1C29D8" w14:textId="177124AE" w:rsidR="003D0D6C" w:rsidRPr="00856470" w:rsidRDefault="003D0D6C" w:rsidP="003D0D6C">
            <w:pPr>
              <w:pStyle w:val="TabelleStandardlinks"/>
              <w:spacing w:before="0" w:after="0"/>
              <w:rPr>
                <w:lang w:val="en-US"/>
              </w:rPr>
            </w:pPr>
            <w:r w:rsidRPr="00856470">
              <w:rPr>
                <w:lang w:val="en-US"/>
              </w:rPr>
              <w:t>Dashboard</w:t>
            </w:r>
          </w:p>
        </w:tc>
        <w:sdt>
          <w:sdtPr>
            <w:rPr>
              <w:rStyle w:val="HTMLBeispiel"/>
              <w:sz w:val="20"/>
              <w:szCs w:val="20"/>
              <w:lang w:val="en-US"/>
            </w:rPr>
            <w:id w:val="1436709298"/>
            <w14:checkbox>
              <w14:checked w14:val="0"/>
              <w14:checkedState w14:val="2612" w14:font="MS Gothic"/>
              <w14:uncheckedState w14:val="2610" w14:font="MS Gothic"/>
            </w14:checkbox>
          </w:sdtPr>
          <w:sdtEndPr>
            <w:rPr>
              <w:rStyle w:val="HTMLBeispiel"/>
            </w:rPr>
          </w:sdtEndPr>
          <w:sdtContent>
            <w:tc>
              <w:tcPr>
                <w:tcW w:w="1195" w:type="pct"/>
                <w:vAlign w:val="center"/>
              </w:tcPr>
              <w:p w14:paraId="1EF68452" w14:textId="63BFA125"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2CCD9B47"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2A7B786F" w14:textId="65CA6644" w:rsidR="003D0D6C" w:rsidRPr="00856470" w:rsidRDefault="003D0D6C" w:rsidP="003D0D6C">
            <w:pPr>
              <w:pStyle w:val="TabelleStandardlinks"/>
              <w:spacing w:before="0" w:after="0"/>
              <w:rPr>
                <w:lang w:val="en-US"/>
              </w:rPr>
            </w:pPr>
            <w:r w:rsidRPr="00856470">
              <w:rPr>
                <w:lang w:val="en-US"/>
              </w:rPr>
              <w:t>Setup</w:t>
            </w:r>
          </w:p>
        </w:tc>
        <w:sdt>
          <w:sdtPr>
            <w:rPr>
              <w:rStyle w:val="HTMLBeispiel"/>
              <w:sz w:val="20"/>
              <w:szCs w:val="20"/>
              <w:lang w:val="en-US"/>
            </w:rPr>
            <w:id w:val="-960030020"/>
            <w14:checkbox>
              <w14:checked w14:val="0"/>
              <w14:checkedState w14:val="2612" w14:font="MS Gothic"/>
              <w14:uncheckedState w14:val="2610" w14:font="MS Gothic"/>
            </w14:checkbox>
          </w:sdtPr>
          <w:sdtEndPr>
            <w:rPr>
              <w:rStyle w:val="HTMLBeispiel"/>
            </w:rPr>
          </w:sdtEndPr>
          <w:sdtContent>
            <w:tc>
              <w:tcPr>
                <w:tcW w:w="1195" w:type="pct"/>
                <w:vAlign w:val="center"/>
              </w:tcPr>
              <w:p w14:paraId="5BE62D07" w14:textId="5B4140C6"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6A3F45B1"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19E85AE4" w14:textId="24BEC904" w:rsidR="003D0D6C" w:rsidRPr="00856470" w:rsidRDefault="003D0D6C" w:rsidP="003D0D6C">
            <w:pPr>
              <w:pStyle w:val="TabelleStandardlinks"/>
              <w:spacing w:before="0" w:after="0"/>
              <w:rPr>
                <w:lang w:val="en-US"/>
              </w:rPr>
            </w:pPr>
            <w:r>
              <w:rPr>
                <w:lang w:val="en-US"/>
              </w:rPr>
              <w:t>Streamworks REST API</w:t>
            </w:r>
          </w:p>
        </w:tc>
        <w:sdt>
          <w:sdtPr>
            <w:rPr>
              <w:rStyle w:val="HTMLBeispiel"/>
              <w:sz w:val="20"/>
              <w:szCs w:val="20"/>
              <w:lang w:val="en-US"/>
            </w:rPr>
            <w:id w:val="-1643418011"/>
            <w14:checkbox>
              <w14:checked w14:val="0"/>
              <w14:checkedState w14:val="2612" w14:font="MS Gothic"/>
              <w14:uncheckedState w14:val="2610" w14:font="MS Gothic"/>
            </w14:checkbox>
          </w:sdtPr>
          <w:sdtEndPr>
            <w:rPr>
              <w:rStyle w:val="HTMLBeispiel"/>
            </w:rPr>
          </w:sdtEndPr>
          <w:sdtContent>
            <w:tc>
              <w:tcPr>
                <w:tcW w:w="1195" w:type="pct"/>
                <w:vAlign w:val="center"/>
              </w:tcPr>
              <w:p w14:paraId="7B94483B" w14:textId="410710F9"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r w:rsidR="003D0D6C" w:rsidRPr="00856470" w14:paraId="40C3023D" w14:textId="77777777" w:rsidTr="009D0803">
        <w:trPr>
          <w:cnfStyle w:val="000000100000" w:firstRow="0" w:lastRow="0" w:firstColumn="0" w:lastColumn="0" w:oddVBand="0" w:evenVBand="0" w:oddHBand="1" w:evenHBand="0" w:firstRowFirstColumn="0" w:firstRowLastColumn="0" w:lastRowFirstColumn="0" w:lastRowLastColumn="0"/>
          <w:trHeight w:val="20"/>
        </w:trPr>
        <w:tc>
          <w:tcPr>
            <w:tcW w:w="3805" w:type="pct"/>
            <w:vAlign w:val="center"/>
          </w:tcPr>
          <w:p w14:paraId="0250CF39" w14:textId="283F2BB9" w:rsidR="003D0D6C" w:rsidRDefault="003D0D6C" w:rsidP="003D0D6C">
            <w:pPr>
              <w:pStyle w:val="TabelleStandardlinks"/>
              <w:spacing w:before="0" w:after="0"/>
              <w:rPr>
                <w:lang w:val="en-US"/>
              </w:rPr>
            </w:pPr>
            <w:r>
              <w:rPr>
                <w:lang w:val="en-US"/>
              </w:rPr>
              <w:t>Streamworks REST API Testautomation</w:t>
            </w:r>
          </w:p>
        </w:tc>
        <w:sdt>
          <w:sdtPr>
            <w:rPr>
              <w:rStyle w:val="HTMLBeispiel"/>
              <w:sz w:val="20"/>
              <w:szCs w:val="20"/>
              <w:lang w:val="en-US"/>
            </w:rPr>
            <w:id w:val="-1592697950"/>
            <w14:checkbox>
              <w14:checked w14:val="0"/>
              <w14:checkedState w14:val="2612" w14:font="MS Gothic"/>
              <w14:uncheckedState w14:val="2610" w14:font="MS Gothic"/>
            </w14:checkbox>
          </w:sdtPr>
          <w:sdtEndPr>
            <w:rPr>
              <w:rStyle w:val="HTMLBeispiel"/>
            </w:rPr>
          </w:sdtEndPr>
          <w:sdtContent>
            <w:tc>
              <w:tcPr>
                <w:tcW w:w="1195" w:type="pct"/>
                <w:vAlign w:val="center"/>
              </w:tcPr>
              <w:p w14:paraId="052DBF47" w14:textId="52E5A817"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hint="eastAsia"/>
                    <w:sz w:val="20"/>
                    <w:szCs w:val="20"/>
                    <w:lang w:val="en-US"/>
                  </w:rPr>
                  <w:t>☐</w:t>
                </w:r>
              </w:p>
            </w:tc>
          </w:sdtContent>
        </w:sdt>
      </w:tr>
      <w:tr w:rsidR="003D0D6C" w:rsidRPr="00856470" w14:paraId="605B8469" w14:textId="77777777" w:rsidTr="009D0803">
        <w:trPr>
          <w:cnfStyle w:val="000000010000" w:firstRow="0" w:lastRow="0" w:firstColumn="0" w:lastColumn="0" w:oddVBand="0" w:evenVBand="0" w:oddHBand="0" w:evenHBand="1" w:firstRowFirstColumn="0" w:firstRowLastColumn="0" w:lastRowFirstColumn="0" w:lastRowLastColumn="0"/>
          <w:trHeight w:val="20"/>
        </w:trPr>
        <w:tc>
          <w:tcPr>
            <w:tcW w:w="3805" w:type="pct"/>
            <w:vAlign w:val="center"/>
          </w:tcPr>
          <w:p w14:paraId="31210A40" w14:textId="60629C7E" w:rsidR="003D0D6C" w:rsidRPr="00856470" w:rsidRDefault="003D0D6C" w:rsidP="003D0D6C">
            <w:pPr>
              <w:pStyle w:val="TabelleStandardlinks"/>
              <w:spacing w:before="0" w:after="0"/>
              <w:rPr>
                <w:lang w:val="en-US"/>
              </w:rPr>
            </w:pPr>
            <w:r>
              <w:rPr>
                <w:lang w:val="en-US"/>
              </w:rPr>
              <w:t>Web App</w:t>
            </w:r>
          </w:p>
        </w:tc>
        <w:sdt>
          <w:sdtPr>
            <w:rPr>
              <w:rStyle w:val="HTMLBeispiel"/>
              <w:sz w:val="20"/>
              <w:szCs w:val="20"/>
              <w:lang w:val="en-US"/>
            </w:rPr>
            <w:id w:val="-1213570755"/>
            <w14:checkbox>
              <w14:checked w14:val="0"/>
              <w14:checkedState w14:val="2612" w14:font="MS Gothic"/>
              <w14:uncheckedState w14:val="2610" w14:font="MS Gothic"/>
            </w14:checkbox>
          </w:sdtPr>
          <w:sdtEndPr>
            <w:rPr>
              <w:rStyle w:val="HTMLBeispiel"/>
            </w:rPr>
          </w:sdtEndPr>
          <w:sdtContent>
            <w:tc>
              <w:tcPr>
                <w:tcW w:w="1195" w:type="pct"/>
                <w:vAlign w:val="center"/>
              </w:tcPr>
              <w:p w14:paraId="31BB08C6" w14:textId="5B9E9A69" w:rsidR="003D0D6C" w:rsidRPr="009D0803" w:rsidRDefault="003D0D6C" w:rsidP="003D0D6C">
                <w:pPr>
                  <w:pStyle w:val="TabelleStandardlinks"/>
                  <w:spacing w:before="0" w:after="0"/>
                  <w:jc w:val="center"/>
                  <w:rPr>
                    <w:rStyle w:val="HTMLBeispiel"/>
                    <w:sz w:val="20"/>
                    <w:szCs w:val="20"/>
                    <w:lang w:val="en-US"/>
                  </w:rPr>
                </w:pPr>
                <w:r w:rsidRPr="009D0803">
                  <w:rPr>
                    <w:rStyle w:val="HTMLBeispiel"/>
                    <w:rFonts w:ascii="MS Gothic" w:eastAsia="MS Gothic" w:hAnsi="MS Gothic"/>
                    <w:sz w:val="20"/>
                    <w:szCs w:val="20"/>
                    <w:lang w:val="en-US"/>
                  </w:rPr>
                  <w:t>☐</w:t>
                </w:r>
              </w:p>
            </w:tc>
          </w:sdtContent>
        </w:sdt>
      </w:tr>
    </w:tbl>
    <w:p w14:paraId="1041BE46" w14:textId="094C5535" w:rsidR="008504B6" w:rsidRPr="009D2E18" w:rsidRDefault="008504B6" w:rsidP="008504B6">
      <w:pPr>
        <w:pStyle w:val="Beschriftung"/>
        <w:rPr>
          <w:lang w:val="en-US"/>
        </w:rPr>
      </w:pPr>
      <w:bookmarkStart w:id="121" w:name="_Toc395265986"/>
      <w:r w:rsidRPr="009D2E18">
        <w:rPr>
          <w:lang w:val="en-US"/>
        </w:rPr>
        <w:t xml:space="preserve">Table </w:t>
      </w:r>
      <w:r w:rsidR="00B56980" w:rsidRPr="00856470">
        <w:rPr>
          <w:lang w:val="en-US"/>
        </w:rPr>
        <w:fldChar w:fldCharType="begin"/>
      </w:r>
      <w:r w:rsidR="00B56980" w:rsidRPr="009D2E18">
        <w:rPr>
          <w:lang w:val="en-US"/>
        </w:rPr>
        <w:instrText xml:space="preserve"> SEQ Tabelle \* ARABIC </w:instrText>
      </w:r>
      <w:r w:rsidR="00B56980" w:rsidRPr="00856470">
        <w:rPr>
          <w:lang w:val="en-US"/>
        </w:rPr>
        <w:fldChar w:fldCharType="separate"/>
      </w:r>
      <w:r w:rsidR="009744DB">
        <w:rPr>
          <w:noProof/>
          <w:lang w:val="en-US"/>
        </w:rPr>
        <w:t>5</w:t>
      </w:r>
      <w:r w:rsidR="00B56980" w:rsidRPr="00856470">
        <w:rPr>
          <w:noProof/>
          <w:lang w:val="en-US"/>
        </w:rPr>
        <w:fldChar w:fldCharType="end"/>
      </w:r>
      <w:r w:rsidRPr="009D2E18">
        <w:rPr>
          <w:lang w:val="en-US"/>
        </w:rPr>
        <w:t xml:space="preserve"> </w:t>
      </w:r>
      <w:r w:rsidR="004C60AE" w:rsidRPr="009D2E18">
        <w:rPr>
          <w:lang w:val="en-US"/>
        </w:rPr>
        <w:t xml:space="preserve">Checklist </w:t>
      </w:r>
      <w:r w:rsidR="009D2E18" w:rsidRPr="009D2E18">
        <w:rPr>
          <w:lang w:val="en-US"/>
        </w:rPr>
        <w:t>for modifications</w:t>
      </w:r>
      <w:r w:rsidR="004C60AE" w:rsidRPr="009D2E18">
        <w:rPr>
          <w:lang w:val="en-US"/>
        </w:rPr>
        <w:t xml:space="preserve"> </w:t>
      </w:r>
      <w:r w:rsidR="009D2E18">
        <w:rPr>
          <w:lang w:val="en-US"/>
        </w:rPr>
        <w:t>–</w:t>
      </w:r>
      <w:r w:rsidR="004C60AE" w:rsidRPr="009D2E18">
        <w:rPr>
          <w:lang w:val="en-US"/>
        </w:rPr>
        <w:t xml:space="preserve"> </w:t>
      </w:r>
      <w:bookmarkEnd w:id="120"/>
      <w:bookmarkEnd w:id="121"/>
      <w:r w:rsidR="009D2E18" w:rsidRPr="009D2E18">
        <w:rPr>
          <w:lang w:val="en-US"/>
        </w:rPr>
        <w:t>Ov</w:t>
      </w:r>
      <w:r w:rsidR="009D2E18">
        <w:rPr>
          <w:lang w:val="en-US"/>
        </w:rPr>
        <w:t>erview of necessary modifications</w:t>
      </w:r>
    </w:p>
    <w:p w14:paraId="222962BF" w14:textId="0E99015B" w:rsidR="001945F1" w:rsidRPr="009D2E18" w:rsidRDefault="001945F1" w:rsidP="00D04354">
      <w:pPr>
        <w:rPr>
          <w:lang w:val="en-US"/>
        </w:rPr>
      </w:pPr>
    </w:p>
    <w:p w14:paraId="006594EC" w14:textId="77777777" w:rsidR="001945F1" w:rsidRPr="009D2E18" w:rsidRDefault="001945F1">
      <w:pPr>
        <w:spacing w:after="0" w:line="240" w:lineRule="auto"/>
        <w:jc w:val="left"/>
        <w:rPr>
          <w:rFonts w:eastAsiaTheme="majorEastAsia" w:cstheme="majorBidi"/>
          <w:b/>
          <w:color w:val="0068A9"/>
          <w:sz w:val="32"/>
          <w:lang w:val="en-US"/>
        </w:rPr>
      </w:pPr>
      <w:r w:rsidRPr="009D2E18">
        <w:rPr>
          <w:lang w:val="en-US"/>
        </w:rPr>
        <w:br w:type="page"/>
      </w:r>
    </w:p>
    <w:p w14:paraId="170DFC69" w14:textId="3C75DD89" w:rsidR="001945F1" w:rsidRPr="00856470" w:rsidRDefault="00655748" w:rsidP="00D04354">
      <w:pPr>
        <w:pStyle w:val="berschrift1"/>
        <w:rPr>
          <w:lang w:val="en-US"/>
        </w:rPr>
      </w:pPr>
      <w:bookmarkStart w:id="122" w:name="_Toc212727451"/>
      <w:r>
        <w:rPr>
          <w:lang w:val="en-US"/>
        </w:rPr>
        <w:lastRenderedPageBreak/>
        <w:t>W</w:t>
      </w:r>
      <w:r w:rsidRPr="00655748">
        <w:rPr>
          <w:lang w:val="en-US"/>
        </w:rPr>
        <w:t>ork package planning</w:t>
      </w:r>
      <w:bookmarkEnd w:id="122"/>
    </w:p>
    <w:p w14:paraId="6390C0E9" w14:textId="4FCB2D13" w:rsidR="001945F1" w:rsidRPr="00655748" w:rsidRDefault="00655748" w:rsidP="00D04354">
      <w:pPr>
        <w:rPr>
          <w:lang w:val="en-US"/>
        </w:rPr>
      </w:pPr>
      <w:r w:rsidRPr="00655748">
        <w:rPr>
          <w:lang w:val="en-US"/>
        </w:rPr>
        <w:t>The table below documents the rough work packages that need to be carried out to implement the design described above.</w:t>
      </w:r>
      <w:r w:rsidR="009375D4" w:rsidRPr="00655748">
        <w:rPr>
          <w:lang w:val="en-US"/>
        </w:rPr>
        <w:t xml:space="preserve"> </w:t>
      </w:r>
    </w:p>
    <w:p w14:paraId="65CFFA72" w14:textId="49D4DD02" w:rsidR="009375D4" w:rsidRPr="00655748" w:rsidRDefault="00655748" w:rsidP="00D04354">
      <w:pPr>
        <w:rPr>
          <w:lang w:val="en-US"/>
        </w:rPr>
      </w:pPr>
      <w:r w:rsidRPr="00655748">
        <w:rPr>
          <w:b/>
          <w:lang w:val="en-US"/>
        </w:rPr>
        <w:t>Note</w:t>
      </w:r>
      <w:r w:rsidR="009375D4" w:rsidRPr="00655748">
        <w:rPr>
          <w:b/>
          <w:lang w:val="en-US"/>
        </w:rPr>
        <w:t>:</w:t>
      </w:r>
      <w:r w:rsidR="009375D4" w:rsidRPr="00655748">
        <w:rPr>
          <w:lang w:val="en-US"/>
        </w:rPr>
        <w:t xml:space="preserve"> </w:t>
      </w:r>
      <w:r w:rsidRPr="00655748">
        <w:rPr>
          <w:lang w:val="en-US"/>
        </w:rPr>
        <w:t>A work package i</w:t>
      </w:r>
      <w:r>
        <w:rPr>
          <w:lang w:val="en-US"/>
        </w:rPr>
        <w:t>s not greater than 16 hours!</w:t>
      </w:r>
    </w:p>
    <w:tbl>
      <w:tblPr>
        <w:tblStyle w:val="aSysTabelleKopfzeileblau"/>
        <w:tblW w:w="0" w:type="auto"/>
        <w:tblCellMar>
          <w:top w:w="57" w:type="dxa"/>
          <w:bottom w:w="57" w:type="dxa"/>
        </w:tblCellMar>
        <w:tblLook w:val="04A0" w:firstRow="1" w:lastRow="0" w:firstColumn="1" w:lastColumn="0" w:noHBand="0" w:noVBand="1"/>
      </w:tblPr>
      <w:tblGrid>
        <w:gridCol w:w="7225"/>
        <w:gridCol w:w="1836"/>
      </w:tblGrid>
      <w:tr w:rsidR="00905DC9" w14:paraId="3B944200" w14:textId="77777777" w:rsidTr="00C724A5">
        <w:trPr>
          <w:cnfStyle w:val="100000000000" w:firstRow="1" w:lastRow="0" w:firstColumn="0" w:lastColumn="0" w:oddVBand="0" w:evenVBand="0" w:oddHBand="0" w:evenHBand="0" w:firstRowFirstColumn="0" w:firstRowLastColumn="0" w:lastRowFirstColumn="0" w:lastRowLastColumn="0"/>
          <w:trHeight w:val="20"/>
        </w:trPr>
        <w:tc>
          <w:tcPr>
            <w:tcW w:w="7225" w:type="dxa"/>
          </w:tcPr>
          <w:p w14:paraId="6D73B39B" w14:textId="43F86053" w:rsidR="00905DC9" w:rsidRDefault="00905DC9" w:rsidP="00C724A5">
            <w:pPr>
              <w:spacing w:before="0" w:after="0" w:line="276" w:lineRule="auto"/>
              <w:jc w:val="left"/>
              <w:rPr>
                <w:lang w:val="en-US"/>
              </w:rPr>
            </w:pPr>
            <w:r>
              <w:rPr>
                <w:lang w:val="en-US"/>
              </w:rPr>
              <w:t>Work Package</w:t>
            </w:r>
          </w:p>
        </w:tc>
        <w:tc>
          <w:tcPr>
            <w:tcW w:w="1836" w:type="dxa"/>
          </w:tcPr>
          <w:p w14:paraId="0ABE24BE" w14:textId="65424741" w:rsidR="00905DC9" w:rsidRDefault="00905DC9" w:rsidP="00C724A5">
            <w:pPr>
              <w:spacing w:before="0" w:after="0" w:line="276" w:lineRule="auto"/>
              <w:jc w:val="right"/>
              <w:rPr>
                <w:lang w:val="en-US"/>
              </w:rPr>
            </w:pPr>
            <w:r>
              <w:rPr>
                <w:lang w:val="en-US"/>
              </w:rPr>
              <w:t>Effort in h</w:t>
            </w:r>
          </w:p>
        </w:tc>
      </w:tr>
      <w:tr w:rsidR="00905DC9" w14:paraId="3DECC228" w14:textId="77777777" w:rsidTr="00C724A5">
        <w:trPr>
          <w:cnfStyle w:val="000000100000" w:firstRow="0" w:lastRow="0" w:firstColumn="0" w:lastColumn="0" w:oddVBand="0" w:evenVBand="0" w:oddHBand="1" w:evenHBand="0" w:firstRowFirstColumn="0" w:firstRowLastColumn="0" w:lastRowFirstColumn="0" w:lastRowLastColumn="0"/>
          <w:trHeight w:val="20"/>
        </w:trPr>
        <w:tc>
          <w:tcPr>
            <w:tcW w:w="7225" w:type="dxa"/>
          </w:tcPr>
          <w:p w14:paraId="41B4BD96" w14:textId="3070F5F1" w:rsidR="00905DC9" w:rsidRPr="00905DC9" w:rsidRDefault="00905DC9" w:rsidP="00C724A5">
            <w:pPr>
              <w:spacing w:before="0" w:after="0" w:line="276" w:lineRule="auto"/>
              <w:jc w:val="left"/>
              <w:rPr>
                <w:b/>
                <w:lang w:val="en-US"/>
              </w:rPr>
            </w:pPr>
            <w:r w:rsidRPr="00905DC9">
              <w:rPr>
                <w:lang w:val="en-US"/>
              </w:rPr>
              <w:t>[Package Description]</w:t>
            </w:r>
          </w:p>
        </w:tc>
        <w:tc>
          <w:tcPr>
            <w:tcW w:w="1836" w:type="dxa"/>
          </w:tcPr>
          <w:p w14:paraId="4DD9F730" w14:textId="290DBC76" w:rsidR="00905DC9" w:rsidRPr="00905DC9" w:rsidRDefault="00905DC9" w:rsidP="00C724A5">
            <w:pPr>
              <w:spacing w:before="0" w:after="0" w:line="276" w:lineRule="auto"/>
              <w:jc w:val="right"/>
              <w:rPr>
                <w:lang w:val="en-US"/>
              </w:rPr>
            </w:pPr>
            <w:r w:rsidRPr="00905DC9">
              <w:rPr>
                <w:lang w:val="en-US"/>
              </w:rPr>
              <w:t>X</w:t>
            </w:r>
          </w:p>
        </w:tc>
      </w:tr>
      <w:tr w:rsidR="00905DC9" w14:paraId="11D457D6" w14:textId="77777777" w:rsidTr="00C724A5">
        <w:trPr>
          <w:cnfStyle w:val="000000010000" w:firstRow="0" w:lastRow="0" w:firstColumn="0" w:lastColumn="0" w:oddVBand="0" w:evenVBand="0" w:oddHBand="0" w:evenHBand="1" w:firstRowFirstColumn="0" w:firstRowLastColumn="0" w:lastRowFirstColumn="0" w:lastRowLastColumn="0"/>
          <w:trHeight w:val="20"/>
        </w:trPr>
        <w:tc>
          <w:tcPr>
            <w:tcW w:w="7225" w:type="dxa"/>
          </w:tcPr>
          <w:p w14:paraId="3EE14A94" w14:textId="77777777" w:rsidR="00905DC9" w:rsidRPr="00905DC9" w:rsidRDefault="00905DC9" w:rsidP="00C724A5">
            <w:pPr>
              <w:spacing w:before="0" w:after="0" w:line="276" w:lineRule="auto"/>
              <w:jc w:val="left"/>
              <w:rPr>
                <w:lang w:val="en-US"/>
              </w:rPr>
            </w:pPr>
          </w:p>
        </w:tc>
        <w:tc>
          <w:tcPr>
            <w:tcW w:w="1836" w:type="dxa"/>
          </w:tcPr>
          <w:p w14:paraId="63F6E5A2" w14:textId="77777777" w:rsidR="00905DC9" w:rsidRPr="00905DC9" w:rsidRDefault="00905DC9" w:rsidP="00C724A5">
            <w:pPr>
              <w:spacing w:before="0" w:after="0" w:line="276" w:lineRule="auto"/>
              <w:jc w:val="right"/>
              <w:rPr>
                <w:lang w:val="en-US"/>
              </w:rPr>
            </w:pPr>
          </w:p>
        </w:tc>
      </w:tr>
      <w:tr w:rsidR="00905DC9" w14:paraId="3E79CCAF" w14:textId="77777777" w:rsidTr="00C724A5">
        <w:trPr>
          <w:cnfStyle w:val="000000100000" w:firstRow="0" w:lastRow="0" w:firstColumn="0" w:lastColumn="0" w:oddVBand="0" w:evenVBand="0" w:oddHBand="1" w:evenHBand="0" w:firstRowFirstColumn="0" w:firstRowLastColumn="0" w:lastRowFirstColumn="0" w:lastRowLastColumn="0"/>
          <w:trHeight w:val="20"/>
        </w:trPr>
        <w:tc>
          <w:tcPr>
            <w:tcW w:w="7225" w:type="dxa"/>
          </w:tcPr>
          <w:p w14:paraId="1A3A7A5F" w14:textId="0B9ABC4D" w:rsidR="00905DC9" w:rsidRPr="00C5570B" w:rsidRDefault="00905DC9" w:rsidP="00C724A5">
            <w:pPr>
              <w:spacing w:before="0" w:after="0" w:line="276" w:lineRule="auto"/>
              <w:jc w:val="left"/>
              <w:rPr>
                <w:b/>
              </w:rPr>
            </w:pPr>
            <w:r w:rsidRPr="00C5570B">
              <w:rPr>
                <w:b/>
              </w:rPr>
              <w:t>Sum</w:t>
            </w:r>
            <w:r w:rsidR="00FE406E" w:rsidRPr="00C5570B">
              <w:t xml:space="preserve"> (Feld rechts mit F9 aktualisieren)</w:t>
            </w:r>
          </w:p>
        </w:tc>
        <w:tc>
          <w:tcPr>
            <w:tcW w:w="1836" w:type="dxa"/>
          </w:tcPr>
          <w:p w14:paraId="507548E1" w14:textId="175396EA" w:rsidR="00905DC9" w:rsidRPr="00905DC9" w:rsidRDefault="00FE406E" w:rsidP="00C724A5">
            <w:pPr>
              <w:spacing w:before="0" w:after="0" w:line="276" w:lineRule="auto"/>
              <w:jc w:val="right"/>
              <w:rPr>
                <w:b/>
                <w:lang w:val="en-US"/>
              </w:rPr>
            </w:pPr>
            <w:r>
              <w:rPr>
                <w:b/>
                <w:lang w:val="en-US"/>
              </w:rPr>
              <w:fldChar w:fldCharType="begin"/>
            </w:r>
            <w:r>
              <w:rPr>
                <w:b/>
                <w:lang w:val="en-US"/>
              </w:rPr>
              <w:instrText xml:space="preserve"> =SUM(ABOVE) </w:instrText>
            </w:r>
            <w:r>
              <w:rPr>
                <w:b/>
                <w:lang w:val="en-US"/>
              </w:rPr>
              <w:fldChar w:fldCharType="separate"/>
            </w:r>
            <w:r w:rsidR="009744DB">
              <w:rPr>
                <w:b/>
                <w:noProof/>
                <w:lang w:val="en-US"/>
              </w:rPr>
              <w:t>0</w:t>
            </w:r>
            <w:r>
              <w:rPr>
                <w:b/>
                <w:lang w:val="en-US"/>
              </w:rPr>
              <w:fldChar w:fldCharType="end"/>
            </w:r>
          </w:p>
        </w:tc>
      </w:tr>
    </w:tbl>
    <w:p w14:paraId="00045DFC" w14:textId="45EF3538" w:rsidR="001945F1" w:rsidRPr="00856470" w:rsidRDefault="001945F1" w:rsidP="00905DC9">
      <w:pPr>
        <w:rPr>
          <w:lang w:val="en-US"/>
        </w:rPr>
      </w:pPr>
    </w:p>
    <w:sectPr w:rsidR="001945F1" w:rsidRPr="00856470" w:rsidSect="00EC687F">
      <w:headerReference w:type="default" r:id="rId24"/>
      <w:footerReference w:type="default" r:id="rId25"/>
      <w:type w:val="continuous"/>
      <w:pgSz w:w="11907" w:h="16840" w:code="9"/>
      <w:pgMar w:top="1418" w:right="1418" w:bottom="1134" w:left="1418" w:header="284"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Stamm, Maria" w:date="2025-07-21T11:45:00Z" w:initials="MS">
    <w:p w14:paraId="507B5CFA" w14:textId="77777777" w:rsidR="00702E1A" w:rsidRDefault="00702E1A" w:rsidP="00702E1A">
      <w:pPr>
        <w:pStyle w:val="Kommentartext"/>
        <w:jc w:val="left"/>
      </w:pPr>
      <w:r>
        <w:rPr>
          <w:rStyle w:val="Kommentarzeichen"/>
        </w:rPr>
        <w:annotationRef/>
      </w:r>
      <w:r>
        <w:t>Müsste das hier nicht aufsteigend heißen? Im Beispiel weiter unten sind sie aufsteigend nach Cursor (und somit indirekt nach ID) sortiert.</w:t>
      </w:r>
    </w:p>
  </w:comment>
  <w:comment w:id="45" w:author="Wiechmann, Niels" w:date="2025-07-21T12:00:00Z" w:initials="NW">
    <w:p w14:paraId="7EBB24D0" w14:textId="77777777" w:rsidR="009A1843" w:rsidRDefault="009A1843" w:rsidP="009A1843">
      <w:pPr>
        <w:pStyle w:val="Kommentartext"/>
        <w:jc w:val="left"/>
      </w:pPr>
      <w:r>
        <w:rPr>
          <w:rStyle w:val="Kommentarzeichen"/>
        </w:rPr>
        <w:annotationRef/>
      </w:r>
      <w:r>
        <w:t>Tatsächlich absteigend, so dass die neuesten oben erscheinen. Beispiele waren falsch, sind jetzt korrigiert.</w:t>
      </w:r>
    </w:p>
  </w:comment>
  <w:comment w:id="46" w:author="Herold, Christoph" w:date="2025-10-28T09:15:00Z" w:initials="CH">
    <w:p w14:paraId="69361556" w14:textId="34114023" w:rsidR="000D07DB" w:rsidRDefault="000D07DB" w:rsidP="000D07DB">
      <w:pPr>
        <w:pStyle w:val="Kommentartext"/>
        <w:jc w:val="left"/>
      </w:pPr>
      <w:r>
        <w:rPr>
          <w:rStyle w:val="Kommentarzeichen"/>
        </w:rPr>
        <w:annotationRef/>
      </w:r>
      <w:r>
        <w:fldChar w:fldCharType="begin"/>
      </w:r>
      <w:r>
        <w:instrText>HYPERLINK "mailto:Maria.Stamm@Bertelsmann.de"</w:instrText>
      </w:r>
      <w:bookmarkStart w:id="48" w:name="_@_19C2039F2C14449EA72AD31C03F251A6Z"/>
      <w:r>
        <w:fldChar w:fldCharType="separate"/>
      </w:r>
      <w:bookmarkEnd w:id="48"/>
      <w:r w:rsidRPr="000D07DB">
        <w:rPr>
          <w:rStyle w:val="Erwhnung"/>
          <w:noProof/>
        </w:rPr>
        <w:t>@Stamm, Maria</w:t>
      </w:r>
      <w:r>
        <w:fldChar w:fldCharType="end"/>
      </w:r>
      <w:r>
        <w:t xml:space="preserve"> Passt das jetzt?</w:t>
      </w:r>
    </w:p>
  </w:comment>
  <w:comment w:id="47" w:author="Stamm, Maria" w:date="2025-10-31T14:30:00Z" w:initials="MS">
    <w:p w14:paraId="5D285A01" w14:textId="77777777" w:rsidR="00430643" w:rsidRDefault="00430643" w:rsidP="00430643">
      <w:pPr>
        <w:pStyle w:val="Kommentartext"/>
        <w:jc w:val="left"/>
      </w:pPr>
      <w:r>
        <w:rPr>
          <w:rStyle w:val="Kommentarzeichen"/>
        </w:rPr>
        <w:annotationRef/>
      </w:r>
      <w:r>
        <w:t>Ich habe das jetzt so verstanden, dass aufsteigend nach Agenten ID (die verschlüsselt im Cursor Feld steht) sortiert bzw. gelesen wird.</w:t>
      </w:r>
      <w:r>
        <w:br/>
        <w:t>Das ist ok. Dieser Kommentar ist damit erledigt</w:t>
      </w:r>
    </w:p>
  </w:comment>
  <w:comment w:id="55" w:author="Krietemeyer, Michael" w:date="2025-07-08T13:43:00Z" w:initials="MK">
    <w:p w14:paraId="7502641E" w14:textId="20241A6D" w:rsidR="00276ABF" w:rsidRDefault="00276ABF" w:rsidP="00276ABF">
      <w:pPr>
        <w:pStyle w:val="Kommentartext"/>
        <w:jc w:val="left"/>
      </w:pPr>
      <w:r>
        <w:rPr>
          <w:rStyle w:val="Kommentarzeichen"/>
        </w:rPr>
        <w:annotationRef/>
      </w:r>
      <w:r>
        <w:t>Schreib mal noch „New“ davor … nur um Missverständnisse zu vermeiden ☺️</w:t>
      </w:r>
    </w:p>
  </w:comment>
  <w:comment w:id="56" w:author="Wiechmann, Niels" w:date="2025-07-14T13:51:00Z" w:initials="NW">
    <w:p w14:paraId="09BD0ED8" w14:textId="77777777" w:rsidR="00F2174D" w:rsidRDefault="00F2174D" w:rsidP="00F2174D">
      <w:pPr>
        <w:pStyle w:val="Kommentartext"/>
        <w:jc w:val="left"/>
      </w:pPr>
      <w:r>
        <w:rPr>
          <w:rStyle w:val="Kommentarzeichen"/>
        </w:rPr>
        <w:annotationRef/>
      </w:r>
      <w:r>
        <w:t>Angepasst</w:t>
      </w:r>
    </w:p>
  </w:comment>
  <w:comment w:id="60" w:author="Krietemeyer, Michael" w:date="2025-07-08T13:45:00Z" w:initials="MK">
    <w:p w14:paraId="547F8A6D" w14:textId="5F6DB826" w:rsidR="00276ABF" w:rsidRDefault="00276ABF" w:rsidP="00276ABF">
      <w:pPr>
        <w:pStyle w:val="Kommentartext"/>
        <w:jc w:val="left"/>
      </w:pPr>
      <w:r>
        <w:rPr>
          <w:rStyle w:val="Kommentarzeichen"/>
        </w:rPr>
        <w:annotationRef/>
      </w:r>
      <w:r>
        <w:t xml:space="preserve">Bitte kein Hartes Limit im Code. </w:t>
      </w:r>
      <w:r>
        <w:br/>
        <w:t xml:space="preserve">Besser einen neuen Eintrag in der SystemConfiguration-Tabelle vorsehen. </w:t>
      </w:r>
    </w:p>
    <w:p w14:paraId="3D6DD3B3" w14:textId="77777777" w:rsidR="00276ABF" w:rsidRDefault="00276ABF" w:rsidP="00276ABF">
      <w:pPr>
        <w:pStyle w:val="Kommentartext"/>
        <w:jc w:val="left"/>
      </w:pPr>
      <w:r>
        <w:t>Der zusätzliche Aufwand ist überschaubar</w:t>
      </w:r>
    </w:p>
  </w:comment>
  <w:comment w:id="61" w:author="Wiechmann, Niels" w:date="2025-07-14T13:51:00Z" w:initials="NW">
    <w:p w14:paraId="0A8E58DE" w14:textId="77777777" w:rsidR="00F2174D" w:rsidRDefault="00F2174D" w:rsidP="00F2174D">
      <w:pPr>
        <w:pStyle w:val="Kommentartext"/>
        <w:jc w:val="left"/>
      </w:pPr>
      <w:r>
        <w:rPr>
          <w:rStyle w:val="Kommentarzeichen"/>
        </w:rPr>
        <w:annotationRef/>
      </w:r>
      <w:r>
        <w:t>Angepasst</w:t>
      </w:r>
    </w:p>
  </w:comment>
  <w:comment w:id="62" w:author="Herold, Christoph" w:date="2025-10-28T09:16:00Z" w:initials="CH">
    <w:p w14:paraId="65FE95F8" w14:textId="21E2C12B" w:rsidR="000D07DB" w:rsidRDefault="000D07DB" w:rsidP="000D07DB">
      <w:pPr>
        <w:pStyle w:val="Kommentartext"/>
        <w:jc w:val="left"/>
      </w:pPr>
      <w:r>
        <w:rPr>
          <w:rStyle w:val="Kommentarzeichen"/>
        </w:rPr>
        <w:annotationRef/>
      </w:r>
      <w:r>
        <w:fldChar w:fldCharType="begin"/>
      </w:r>
      <w:r>
        <w:instrText>HYPERLINK "mailto:Michael.Krietemeyer@bertelsmann.de"</w:instrText>
      </w:r>
      <w:bookmarkStart w:id="64" w:name="_@_31456BF1445E473D88641EBEB602518DZ"/>
      <w:r>
        <w:fldChar w:fldCharType="separate"/>
      </w:r>
      <w:bookmarkEnd w:id="64"/>
      <w:r w:rsidRPr="000D07DB">
        <w:rPr>
          <w:rStyle w:val="Erwhnung"/>
          <w:noProof/>
        </w:rPr>
        <w:t>@Krietemeyer, Michael</w:t>
      </w:r>
      <w:r>
        <w:fldChar w:fldCharType="end"/>
      </w:r>
      <w:r>
        <w:t xml:space="preserve"> Passt das jetzt?</w:t>
      </w:r>
    </w:p>
  </w:comment>
  <w:comment w:id="63" w:author="Krietemeyer, Michael" w:date="2025-10-29T11:10:00Z" w:initials="MK">
    <w:p w14:paraId="783051BE" w14:textId="77777777" w:rsidR="00AA7351" w:rsidRDefault="00AA7351" w:rsidP="00AA7351">
      <w:pPr>
        <w:pStyle w:val="Kommentartext"/>
        <w:jc w:val="left"/>
      </w:pPr>
      <w:r>
        <w:rPr>
          <w:rStyle w:val="Kommentarzeichen"/>
        </w:rPr>
        <w:annotationRef/>
      </w:r>
      <w:r>
        <w:t>OK</w:t>
      </w:r>
    </w:p>
  </w:comment>
  <w:comment w:id="57" w:author="Stamm, Maria" w:date="2025-07-21T11:52:00Z" w:initials="MS">
    <w:p w14:paraId="57AF02E0" w14:textId="07A07685" w:rsidR="00C653CB" w:rsidRDefault="00C653CB" w:rsidP="00C653CB">
      <w:pPr>
        <w:pStyle w:val="Kommentartext"/>
        <w:jc w:val="left"/>
      </w:pPr>
      <w:r>
        <w:rPr>
          <w:rStyle w:val="Kommentarzeichen"/>
        </w:rPr>
        <w:annotationRef/>
      </w:r>
      <w:r>
        <w:t>Was kann ich tun, wenn ich eine Liste mit allen gelöschten Agenten haben möchte, in meinem System aber mehr als 2000 Agenten dieses Kriterium erfüllen? Muss ich das dann in der SystemConfiguration Tabelle auf einen höheren Wert setzten.</w:t>
      </w:r>
      <w:r>
        <w:br/>
        <w:t>Wäre hier ggf. ebenfalls ein optional setzbares from + count sinnvoll? Wobei das Maximum für den Count ggf. der Parameterwert aus der SystemConfiguration gelten könnte.</w:t>
      </w:r>
    </w:p>
  </w:comment>
  <w:comment w:id="58" w:author="Herold, Christoph" w:date="2025-10-28T09:22:00Z" w:initials="CH">
    <w:p w14:paraId="43D7BA97" w14:textId="31FD81F5" w:rsidR="000D07DB" w:rsidRDefault="000D07DB" w:rsidP="000D07DB">
      <w:pPr>
        <w:pStyle w:val="Kommentartext"/>
        <w:jc w:val="left"/>
      </w:pPr>
      <w:r>
        <w:rPr>
          <w:rStyle w:val="Kommentarzeichen"/>
        </w:rPr>
        <w:annotationRef/>
      </w:r>
      <w:r>
        <w:fldChar w:fldCharType="begin"/>
      </w:r>
      <w:r>
        <w:instrText>HYPERLINK "mailto:Maria.Stamm@Bertelsmann.de"</w:instrText>
      </w:r>
      <w:bookmarkStart w:id="65" w:name="_@_F3CF1D5D3E98489FB590F51932105DFEZ"/>
      <w:r>
        <w:fldChar w:fldCharType="separate"/>
      </w:r>
      <w:bookmarkEnd w:id="65"/>
      <w:r w:rsidRPr="000D07DB">
        <w:rPr>
          <w:rStyle w:val="Erwhnung"/>
          <w:noProof/>
        </w:rPr>
        <w:t>@Stamm, Maria</w:t>
      </w:r>
      <w:r>
        <w:fldChar w:fldCharType="end"/>
      </w:r>
      <w:r>
        <w:t xml:space="preserve"> Genau, es müsste ein höherer Wert gesetzt werden. Ein „From“ setzen wir hier nicht um, da mehr als 2000 logisch gelöschte Agenten in der Praxis extrem selten vorkommen dürften.</w:t>
      </w:r>
    </w:p>
  </w:comment>
  <w:comment w:id="59" w:author="Stamm, Maria" w:date="2025-10-31T14:37:00Z" w:initials="MS">
    <w:p w14:paraId="04013A49" w14:textId="77777777" w:rsidR="00777127" w:rsidRDefault="00777127" w:rsidP="00777127">
      <w:pPr>
        <w:pStyle w:val="Kommentartext"/>
        <w:jc w:val="left"/>
      </w:pPr>
      <w:r>
        <w:rPr>
          <w:rStyle w:val="Kommentarzeichen"/>
        </w:rPr>
        <w:annotationRef/>
      </w:r>
      <w:r>
        <w:t>Da das Limit über die SystemConfiguration Tabelle geändert werden kann und der Parameter im Kapitel 3.6.4 beschrieben ist. Ist das so ok.</w:t>
      </w:r>
      <w:r>
        <w:br/>
        <w:t>Das bestehende Restrisiko, dass man ggf. in einen Timeout beim Aufruf kommt, nehmen wir in Kauf, da die Wahrscheinlichkeit dafür gering ist (wenn man regelmäßig bereinigt sollten zukünftig nicht mehr so viele logisch gelöschte Agenten vorhanden sein)</w:t>
      </w:r>
      <w:r>
        <w:br/>
        <w:t>Falls das zukünftig doch zu Problemen führt müsste man auch beim GET ein Paging analog zum DELETE einfügen.</w:t>
      </w:r>
    </w:p>
  </w:comment>
  <w:comment w:id="67" w:author="Stamm, Maria" w:date="2025-10-31T14:57:00Z" w:initials="MS">
    <w:p w14:paraId="46E2A36D" w14:textId="77777777" w:rsidR="00197693" w:rsidRDefault="00197693" w:rsidP="00197693">
      <w:pPr>
        <w:pStyle w:val="Kommentartext"/>
        <w:jc w:val="left"/>
      </w:pPr>
      <w:r>
        <w:rPr>
          <w:rStyle w:val="Kommentarzeichen"/>
        </w:rPr>
        <w:annotationRef/>
      </w:r>
      <w:r>
        <w:t>Könnt ihr bitte, falls das kein zu hoher Aufwand ist in den Beispielen das zuvor geplante deletedagents durch deletelogicaldeletedagents ersetzen? Oder steht in der URL immer noch deletedagents?</w:t>
      </w:r>
    </w:p>
  </w:comment>
  <w:comment w:id="68" w:author="Föls, Mathies" w:date="2025-11-10T16:46:00Z" w:initials="MF">
    <w:p w14:paraId="7DC93E18" w14:textId="77777777" w:rsidR="00397057" w:rsidRDefault="00397057" w:rsidP="00397057">
      <w:pPr>
        <w:pStyle w:val="Kommentartext"/>
        <w:jc w:val="left"/>
      </w:pPr>
      <w:r>
        <w:rPr>
          <w:rStyle w:val="Kommentarzeichen"/>
        </w:rPr>
        <w:annotationRef/>
      </w:r>
      <w:r>
        <w:t>Die url besteht immer noch aus „deletedagents“ das ist korrekt</w:t>
      </w:r>
    </w:p>
  </w:comment>
  <w:comment w:id="69" w:author="Krietemeyer, Michael" w:date="2025-07-08T14:59:00Z" w:initials="MK">
    <w:p w14:paraId="56ED7CFC" w14:textId="2EC3F24D" w:rsidR="009074EE" w:rsidRDefault="009074EE" w:rsidP="009074EE">
      <w:pPr>
        <w:pStyle w:val="Kommentartext"/>
        <w:jc w:val="left"/>
      </w:pPr>
      <w:r>
        <w:rPr>
          <w:rStyle w:val="Kommentarzeichen"/>
        </w:rPr>
        <w:annotationRef/>
      </w:r>
      <w:r>
        <w:t>Das geht nicht, dass kann nicht gerouted werden</w:t>
      </w:r>
      <w:r>
        <w:br/>
      </w:r>
      <w:r>
        <w:br/>
        <w:t xml:space="preserve">vgl. </w:t>
      </w:r>
      <w:hyperlink r:id="rId1" w:history="1">
        <w:r w:rsidRPr="003C33A9">
          <w:rPr>
            <w:rStyle w:val="Hyperlink"/>
          </w:rPr>
          <w:t>api/agents/{mandatorCode}/{agentName}</w:t>
        </w:r>
      </w:hyperlink>
      <w:r>
        <w:t xml:space="preserve"> </w:t>
      </w:r>
    </w:p>
    <w:p w14:paraId="6FE0A75C" w14:textId="77777777" w:rsidR="009074EE" w:rsidRDefault="009074EE" w:rsidP="009074EE">
      <w:pPr>
        <w:pStyle w:val="Kommentartext"/>
        <w:jc w:val="left"/>
      </w:pPr>
    </w:p>
    <w:p w14:paraId="6AD8E4A6" w14:textId="77777777" w:rsidR="009074EE" w:rsidRDefault="009074EE" w:rsidP="009074EE">
      <w:pPr>
        <w:pStyle w:val="Kommentartext"/>
        <w:jc w:val="left"/>
      </w:pPr>
      <w:r>
        <w:t xml:space="preserve">Ich denke das hier eine neue Ressource benutzt werden sollte </w:t>
      </w:r>
      <w:r>
        <w:br/>
        <w:t>/api/deletedagents/{mandatorCode}</w:t>
      </w:r>
    </w:p>
  </w:comment>
  <w:comment w:id="70" w:author="Wiechmann, Niels" w:date="2025-07-14T13:51:00Z" w:initials="NW">
    <w:p w14:paraId="44BC2089" w14:textId="77777777" w:rsidR="00F2174D" w:rsidRDefault="00F2174D" w:rsidP="00F2174D">
      <w:pPr>
        <w:pStyle w:val="Kommentartext"/>
        <w:jc w:val="left"/>
      </w:pPr>
      <w:r>
        <w:rPr>
          <w:rStyle w:val="Kommentarzeichen"/>
        </w:rPr>
        <w:annotationRef/>
      </w:r>
      <w:r>
        <w:t>Angepasst</w:t>
      </w:r>
    </w:p>
  </w:comment>
  <w:comment w:id="71" w:author="Herold, Christoph" w:date="2025-10-28T09:17:00Z" w:initials="CH">
    <w:p w14:paraId="3AF84464" w14:textId="376D3B86" w:rsidR="000D07DB" w:rsidRDefault="000D07DB" w:rsidP="000D07DB">
      <w:pPr>
        <w:pStyle w:val="Kommentartext"/>
        <w:jc w:val="left"/>
      </w:pPr>
      <w:r>
        <w:rPr>
          <w:rStyle w:val="Kommentarzeichen"/>
        </w:rPr>
        <w:annotationRef/>
      </w:r>
      <w:r>
        <w:fldChar w:fldCharType="begin"/>
      </w:r>
      <w:r>
        <w:instrText>HYPERLINK "mailto:Michael.Krietemeyer@bertelsmann.de"</w:instrText>
      </w:r>
      <w:bookmarkStart w:id="73" w:name="_@_84112D78AD2448BB856AF24E82BA7505Z"/>
      <w:r>
        <w:fldChar w:fldCharType="separate"/>
      </w:r>
      <w:bookmarkEnd w:id="73"/>
      <w:r w:rsidRPr="000D07DB">
        <w:rPr>
          <w:rStyle w:val="Erwhnung"/>
          <w:noProof/>
        </w:rPr>
        <w:t>@Krietemeyer, Michael</w:t>
      </w:r>
      <w:r>
        <w:fldChar w:fldCharType="end"/>
      </w:r>
      <w:r>
        <w:t xml:space="preserve"> Passt das jetzt?</w:t>
      </w:r>
    </w:p>
  </w:comment>
  <w:comment w:id="72" w:author="Krietemeyer, Michael" w:date="2025-10-28T14:55:00Z" w:initials="KM">
    <w:p w14:paraId="08D46273" w14:textId="2305E17F" w:rsidR="00FE1BB4" w:rsidRDefault="00FE1BB4">
      <w:pPr>
        <w:pStyle w:val="Kommentartext"/>
      </w:pPr>
      <w:r>
        <w:rPr>
          <w:rStyle w:val="Kommentarzeichen"/>
        </w:rPr>
        <w:annotationRef/>
      </w:r>
      <w:r w:rsidRPr="309FE905">
        <w:t>ja</w:t>
      </w:r>
    </w:p>
  </w:comment>
  <w:comment w:id="74" w:author="Wiechmann, Niels" w:date="2025-08-18T13:59:00Z" w:initials="NW">
    <w:p w14:paraId="4D8AB9DC" w14:textId="6076A783" w:rsidR="00530C6C" w:rsidRDefault="00530C6C" w:rsidP="00530C6C">
      <w:pPr>
        <w:pStyle w:val="Kommentartext"/>
        <w:jc w:val="left"/>
      </w:pPr>
      <w:r>
        <w:rPr>
          <w:rStyle w:val="Kommentarzeichen"/>
        </w:rPr>
        <w:annotationRef/>
      </w:r>
      <w:r>
        <w:t>Authentifizierung nachträglich genauer spezifiziert</w:t>
      </w:r>
    </w:p>
  </w:comment>
  <w:comment w:id="75" w:author="Stamm, Maria" w:date="2025-07-21T11:59:00Z" w:initials="MS">
    <w:p w14:paraId="3F914BF7" w14:textId="614AD7D0" w:rsidR="006E6BC4" w:rsidRDefault="006E6BC4" w:rsidP="006E6BC4">
      <w:pPr>
        <w:pStyle w:val="Kommentartext"/>
        <w:jc w:val="left"/>
      </w:pPr>
      <w:r>
        <w:rPr>
          <w:rStyle w:val="Kommentarzeichen"/>
        </w:rPr>
        <w:annotationRef/>
      </w:r>
      <w:r>
        <w:t>Rechtschreibung: ndanten anstatt Mandanden</w:t>
      </w:r>
      <w:r>
        <w:br/>
        <w:t>Frage: gilt auch für System Administrator, oder?</w:t>
      </w:r>
    </w:p>
  </w:comment>
  <w:comment w:id="76" w:author="Wiechmann, Niels" w:date="2025-07-21T14:16:00Z" w:initials="NW">
    <w:p w14:paraId="6D721605" w14:textId="77777777" w:rsidR="00A617C4" w:rsidRDefault="00A617C4" w:rsidP="00A617C4">
      <w:pPr>
        <w:pStyle w:val="Kommentartext"/>
        <w:jc w:val="left"/>
      </w:pPr>
      <w:r>
        <w:rPr>
          <w:rStyle w:val="Kommentarzeichen"/>
        </w:rPr>
        <w:annotationRef/>
      </w:r>
      <w:r>
        <w:t>Ja, auch System-Admin, angepasst.</w:t>
      </w:r>
    </w:p>
  </w:comment>
  <w:comment w:id="77" w:author="Herold, Christoph" w:date="2025-10-28T09:17:00Z" w:initials="CH">
    <w:p w14:paraId="716AA25B" w14:textId="06A2E9BB" w:rsidR="000D07DB" w:rsidRDefault="000D07DB" w:rsidP="000D07DB">
      <w:pPr>
        <w:pStyle w:val="Kommentartext"/>
        <w:jc w:val="left"/>
      </w:pPr>
      <w:r>
        <w:rPr>
          <w:rStyle w:val="Kommentarzeichen"/>
        </w:rPr>
        <w:annotationRef/>
      </w:r>
      <w:r>
        <w:fldChar w:fldCharType="begin"/>
      </w:r>
      <w:r>
        <w:instrText>HYPERLINK "mailto:Maria.Stamm@Bertelsmann.de"</w:instrText>
      </w:r>
      <w:bookmarkStart w:id="78" w:name="_@_4A83DC7A8B774FAC81E1EDB6F08A44DCZ"/>
      <w:r>
        <w:fldChar w:fldCharType="separate"/>
      </w:r>
      <w:bookmarkEnd w:id="78"/>
      <w:r w:rsidRPr="000D07DB">
        <w:rPr>
          <w:rStyle w:val="Erwhnung"/>
          <w:noProof/>
        </w:rPr>
        <w:t>@Stamm, Maria</w:t>
      </w:r>
      <w:r>
        <w:fldChar w:fldCharType="end"/>
      </w:r>
      <w:r>
        <w:t xml:space="preserve"> Passt das jetzt?</w:t>
      </w:r>
    </w:p>
  </w:comment>
  <w:comment w:id="79" w:author="Stamm, Maria" w:date="2025-10-31T14:52:00Z" w:initials="MS">
    <w:p w14:paraId="083D56A5" w14:textId="77777777" w:rsidR="003D1FAE" w:rsidRDefault="00197693" w:rsidP="003D1FAE">
      <w:pPr>
        <w:pStyle w:val="Kommentartext"/>
        <w:jc w:val="left"/>
      </w:pPr>
      <w:r>
        <w:rPr>
          <w:rStyle w:val="Kommentarzeichen"/>
        </w:rPr>
        <w:annotationRef/>
      </w:r>
      <w:r w:rsidR="003D1FAE">
        <w:t xml:space="preserve">Frage: reicht das ‚reine‘ ModifyAgent aus oder muss der User nicht auch das ReadAgent Recht haben? Gerade für den Get müsste er doch das ReadAgent Recht haben, oder? </w:t>
      </w:r>
      <w:r w:rsidR="003D1FAE">
        <w:br/>
        <w:t>Könnte es sein, dass für GET das ReadAgent und für das DELETE ReadAgent und ModifyAgent Function Right vorhanden sein müssen? Das bitte genauer sowohl hier beim GET und weiter unten beim DELETE definieren</w:t>
      </w:r>
    </w:p>
  </w:comment>
  <w:comment w:id="80" w:author="Föls, Mathies" w:date="2025-11-10T16:46:00Z" w:initials="MF">
    <w:p w14:paraId="352708C6" w14:textId="77777777" w:rsidR="00397057" w:rsidRDefault="00397057" w:rsidP="00397057">
      <w:pPr>
        <w:pStyle w:val="Kommentartext"/>
        <w:jc w:val="left"/>
      </w:pPr>
      <w:r>
        <w:rPr>
          <w:rStyle w:val="Kommentarzeichen"/>
        </w:rPr>
        <w:annotationRef/>
      </w:r>
      <w:r>
        <w:t>Angepasst zu ReadAgent für GET</w:t>
      </w:r>
    </w:p>
  </w:comment>
  <w:comment w:id="81" w:author="Stamm, Maria" w:date="2025-12-08T15:04:00Z" w:initials="MS">
    <w:p w14:paraId="36185274" w14:textId="40A50C7D" w:rsidR="001A0223" w:rsidRDefault="001A0223" w:rsidP="001A0223">
      <w:pPr>
        <w:pStyle w:val="Kommentartext"/>
        <w:jc w:val="left"/>
      </w:pPr>
      <w:r>
        <w:rPr>
          <w:rStyle w:val="Kommentarzeichen"/>
        </w:rPr>
        <w:annotationRef/>
      </w:r>
      <w:r>
        <w:fldChar w:fldCharType="begin"/>
      </w:r>
      <w:r>
        <w:instrText>HYPERLINK "mailto:Mathies.Foels@bertelsmann.de"</w:instrText>
      </w:r>
      <w:bookmarkStart w:id="82" w:name="_@_AAE5DE24DD204FC8BB45C2C7F3F20FC3Z"/>
      <w:r>
        <w:fldChar w:fldCharType="separate"/>
      </w:r>
      <w:bookmarkEnd w:id="82"/>
      <w:r w:rsidRPr="001A0223">
        <w:rPr>
          <w:rStyle w:val="Erwhnung"/>
          <w:noProof/>
        </w:rPr>
        <w:t>@Föls, Mathies</w:t>
      </w:r>
      <w:r>
        <w:fldChar w:fldCharType="end"/>
      </w:r>
      <w:r>
        <w:t xml:space="preserve"> Sicherheitshalber habe ich folgenden Kommentar eingefügt (aufgrund unseres Telefonats, damit das nicht vergessen wird): Zu klären ist noch ob bzw. was mit den Agenten Zertifikaten passiert (Master Data&gt; Basismandant&gt;Configuration&gt;System&gt;Agent Certificates). -&gt; dort sind Agenten mit dem (†) hinter dem Namen vorhanden. Sind die Einträge nach dem DeleteLogicalDeletedAgents weg (ebenfalls gelöscht)?</w:t>
      </w:r>
    </w:p>
  </w:comment>
  <w:comment w:id="83" w:author="Krietemeyer, Michael" w:date="2025-07-08T16:26:00Z" w:initials="MK">
    <w:p w14:paraId="2C1112B8" w14:textId="4FF9C7CA" w:rsidR="00A115FA" w:rsidRDefault="00A115FA" w:rsidP="00A115FA">
      <w:pPr>
        <w:pStyle w:val="Kommentartext"/>
        <w:jc w:val="left"/>
      </w:pPr>
      <w:r>
        <w:rPr>
          <w:rStyle w:val="Kommentarzeichen"/>
        </w:rPr>
        <w:annotationRef/>
      </w:r>
      <w:r>
        <w:t>Siehe oben</w:t>
      </w:r>
    </w:p>
  </w:comment>
  <w:comment w:id="84" w:author="Wiechmann, Niels" w:date="2025-07-14T13:51:00Z" w:initials="NW">
    <w:p w14:paraId="1F6DF5D6" w14:textId="77777777" w:rsidR="00F2174D" w:rsidRDefault="00F2174D" w:rsidP="00F2174D">
      <w:pPr>
        <w:pStyle w:val="Kommentartext"/>
        <w:jc w:val="left"/>
      </w:pPr>
      <w:r>
        <w:rPr>
          <w:rStyle w:val="Kommentarzeichen"/>
        </w:rPr>
        <w:annotationRef/>
      </w:r>
      <w:r>
        <w:t>Angepasst</w:t>
      </w:r>
    </w:p>
  </w:comment>
  <w:comment w:id="85" w:author="Herold, Christoph" w:date="2025-10-28T09:18:00Z" w:initials="CH">
    <w:p w14:paraId="4A12DCBA" w14:textId="0503B545" w:rsidR="000D07DB" w:rsidRDefault="000D07DB" w:rsidP="000D07DB">
      <w:pPr>
        <w:pStyle w:val="Kommentartext"/>
        <w:jc w:val="left"/>
      </w:pPr>
      <w:r>
        <w:rPr>
          <w:rStyle w:val="Kommentarzeichen"/>
        </w:rPr>
        <w:annotationRef/>
      </w:r>
      <w:r>
        <w:fldChar w:fldCharType="begin"/>
      </w:r>
      <w:r>
        <w:instrText>HYPERLINK "mailto:Michael.Krietemeyer@bertelsmann.de"</w:instrText>
      </w:r>
      <w:bookmarkStart w:id="86" w:name="_@_65AC55C63EBE482294D1DF897BB4B970Z"/>
      <w:r>
        <w:fldChar w:fldCharType="separate"/>
      </w:r>
      <w:bookmarkEnd w:id="86"/>
      <w:r w:rsidRPr="000D07DB">
        <w:rPr>
          <w:rStyle w:val="Erwhnung"/>
          <w:noProof/>
        </w:rPr>
        <w:t>@Krietemeyer, Michael</w:t>
      </w:r>
      <w:r>
        <w:fldChar w:fldCharType="end"/>
      </w:r>
      <w:r>
        <w:t xml:space="preserve"> Passt das jetzt?</w:t>
      </w:r>
    </w:p>
  </w:comment>
  <w:comment w:id="87" w:author="Wiechmann, Niels" w:date="2025-08-18T13:59:00Z" w:initials="NW">
    <w:p w14:paraId="0E001CC3" w14:textId="30B1EFFB" w:rsidR="00530C6C" w:rsidRDefault="00530C6C" w:rsidP="00530C6C">
      <w:pPr>
        <w:pStyle w:val="Kommentartext"/>
        <w:jc w:val="left"/>
      </w:pPr>
      <w:r>
        <w:rPr>
          <w:rStyle w:val="Kommentarzeichen"/>
        </w:rPr>
        <w:annotationRef/>
      </w:r>
      <w:r>
        <w:t>Authentifizierung nachträglich genauer spezifiziert</w:t>
      </w:r>
    </w:p>
  </w:comment>
  <w:comment w:id="88" w:author="Stamm, Maria" w:date="2025-07-21T11:56:00Z" w:initials="MS">
    <w:p w14:paraId="18AAFD22" w14:textId="265292F9" w:rsidR="00703559" w:rsidRDefault="00703559" w:rsidP="00703559">
      <w:pPr>
        <w:pStyle w:val="Kommentartext"/>
        <w:jc w:val="left"/>
      </w:pPr>
      <w:r>
        <w:rPr>
          <w:rStyle w:val="Kommentarzeichen"/>
        </w:rPr>
        <w:annotationRef/>
      </w:r>
      <w:r>
        <w:t>Gilt auch für System Administrator, oder?</w:t>
      </w:r>
    </w:p>
  </w:comment>
  <w:comment w:id="89" w:author="Wiechmann, Niels" w:date="2025-07-21T14:16:00Z" w:initials="NW">
    <w:p w14:paraId="71CB53DE" w14:textId="77777777" w:rsidR="00A617C4" w:rsidRDefault="00A617C4" w:rsidP="00A617C4">
      <w:pPr>
        <w:pStyle w:val="Kommentartext"/>
        <w:jc w:val="left"/>
      </w:pPr>
      <w:r>
        <w:rPr>
          <w:rStyle w:val="Kommentarzeichen"/>
        </w:rPr>
        <w:annotationRef/>
      </w:r>
      <w:r>
        <w:t>Ja, auch System-Admin, angepasst.</w:t>
      </w:r>
    </w:p>
  </w:comment>
  <w:comment w:id="90" w:author="Herold, Christoph" w:date="2025-10-28T09:18:00Z" w:initials="CH">
    <w:p w14:paraId="2DE47705" w14:textId="10C30D06" w:rsidR="000D07DB" w:rsidRDefault="000D07DB" w:rsidP="000D07DB">
      <w:pPr>
        <w:pStyle w:val="Kommentartext"/>
        <w:jc w:val="left"/>
      </w:pPr>
      <w:r>
        <w:rPr>
          <w:rStyle w:val="Kommentarzeichen"/>
        </w:rPr>
        <w:annotationRef/>
      </w:r>
      <w:r>
        <w:fldChar w:fldCharType="begin"/>
      </w:r>
      <w:r>
        <w:instrText>HYPERLINK "mailto:Maria.Stamm@Bertelsmann.de"</w:instrText>
      </w:r>
      <w:bookmarkStart w:id="91" w:name="_@_877E4CA0E32646BF912524A0F4A4B6B7Z"/>
      <w:r>
        <w:fldChar w:fldCharType="separate"/>
      </w:r>
      <w:bookmarkEnd w:id="91"/>
      <w:r w:rsidRPr="000D07DB">
        <w:rPr>
          <w:rStyle w:val="Erwhnung"/>
          <w:noProof/>
        </w:rPr>
        <w:t>@Stamm, Maria</w:t>
      </w:r>
      <w:r>
        <w:fldChar w:fldCharType="end"/>
      </w:r>
      <w:r>
        <w:t xml:space="preserve"> Passt das jetzt?</w:t>
      </w:r>
    </w:p>
  </w:comment>
  <w:comment w:id="92" w:author="Herold, Christoph" w:date="2025-10-29T14:54:00Z" w:initials="CH">
    <w:p w14:paraId="1AE66119" w14:textId="77777777" w:rsidR="00625D90" w:rsidRDefault="00625D90" w:rsidP="00625D90">
      <w:pPr>
        <w:pStyle w:val="Kommentartext"/>
        <w:jc w:val="left"/>
      </w:pPr>
      <w:r>
        <w:rPr>
          <w:rStyle w:val="Kommentarzeichen"/>
        </w:rPr>
        <w:annotationRef/>
      </w:r>
      <w:r>
        <w:fldChar w:fldCharType="begin"/>
      </w:r>
      <w:r>
        <w:instrText>HYPERLINK "mailto:Mathies.Foels@bertelsmann.de"</w:instrText>
      </w:r>
      <w:bookmarkStart w:id="94" w:name="_@_B71121357C984D669E8EF037E32C3F98Z"/>
      <w:r>
        <w:fldChar w:fldCharType="separate"/>
      </w:r>
      <w:bookmarkEnd w:id="94"/>
      <w:r w:rsidRPr="00EC7BD0">
        <w:rPr>
          <w:rStyle w:val="Erwhnung"/>
          <w:noProof/>
        </w:rPr>
        <w:t>@Föls, Mathies</w:t>
      </w:r>
      <w:r>
        <w:fldChar w:fldCharType="end"/>
      </w:r>
      <w:r>
        <w:t xml:space="preserve"> Diesen Fehler bitte genauer definieren.</w:t>
      </w:r>
    </w:p>
  </w:comment>
  <w:comment w:id="93" w:author="Föls, Mathies" w:date="2025-10-30T12:22:00Z" w:initials="MF">
    <w:p w14:paraId="7F2102F5" w14:textId="77777777" w:rsidR="00625D90" w:rsidRDefault="00625D90" w:rsidP="00625D90">
      <w:pPr>
        <w:pStyle w:val="Kommentartext"/>
        <w:jc w:val="left"/>
      </w:pPr>
      <w:r>
        <w:rPr>
          <w:rStyle w:val="Kommentarzeichen"/>
        </w:rPr>
        <w:annotationRef/>
      </w:r>
      <w:r>
        <w:t>Geändert zu einem 404 Fehler mit der existierenden Business Exception ApiObjectNotFound</w:t>
      </w:r>
    </w:p>
  </w:comment>
  <w:comment w:id="95" w:author="Krietemeyer, Michael" w:date="2025-07-08T16:28:00Z" w:initials="MK">
    <w:p w14:paraId="6D89B514" w14:textId="4713088E" w:rsidR="00A115FA" w:rsidRDefault="00A115FA" w:rsidP="00A115FA">
      <w:pPr>
        <w:pStyle w:val="Kommentartext"/>
        <w:jc w:val="left"/>
      </w:pPr>
      <w:r>
        <w:rPr>
          <w:rStyle w:val="Kommentarzeichen"/>
        </w:rPr>
        <w:annotationRef/>
      </w:r>
      <w:r>
        <w:t>Hier auch keine Limits im Code, sondern per SystemConfiguration vorsehen</w:t>
      </w:r>
    </w:p>
  </w:comment>
  <w:comment w:id="96" w:author="Wiechmann, Niels" w:date="2025-07-14T13:51:00Z" w:initials="NW">
    <w:p w14:paraId="15E55017" w14:textId="77777777" w:rsidR="00F2174D" w:rsidRDefault="00F2174D" w:rsidP="00F2174D">
      <w:pPr>
        <w:pStyle w:val="Kommentartext"/>
        <w:jc w:val="left"/>
      </w:pPr>
      <w:r>
        <w:rPr>
          <w:rStyle w:val="Kommentarzeichen"/>
        </w:rPr>
        <w:annotationRef/>
      </w:r>
      <w:r>
        <w:t>Angepasst</w:t>
      </w:r>
    </w:p>
  </w:comment>
  <w:comment w:id="97" w:author="Herold, Christoph" w:date="2025-10-28T09:18:00Z" w:initials="CH">
    <w:p w14:paraId="7A19BD3E" w14:textId="224634B7" w:rsidR="000D07DB" w:rsidRDefault="000D07DB" w:rsidP="000D07DB">
      <w:pPr>
        <w:pStyle w:val="Kommentartext"/>
        <w:jc w:val="left"/>
      </w:pPr>
      <w:r>
        <w:rPr>
          <w:rStyle w:val="Kommentarzeichen"/>
        </w:rPr>
        <w:annotationRef/>
      </w:r>
      <w:r>
        <w:fldChar w:fldCharType="begin"/>
      </w:r>
      <w:r>
        <w:instrText>HYPERLINK "mailto:Michael.Krietemeyer@bertelsmann.de"</w:instrText>
      </w:r>
      <w:bookmarkStart w:id="98" w:name="_@_8F54ED06710A4078AC6CE7E0AE5228D6Z"/>
      <w:r>
        <w:fldChar w:fldCharType="separate"/>
      </w:r>
      <w:bookmarkEnd w:id="98"/>
      <w:r w:rsidRPr="000D07DB">
        <w:rPr>
          <w:rStyle w:val="Erwhnung"/>
          <w:noProof/>
        </w:rPr>
        <w:t>@Krietemeyer, Michael</w:t>
      </w:r>
      <w:r>
        <w:fldChar w:fldCharType="end"/>
      </w:r>
      <w:r>
        <w:t xml:space="preserve"> Passt das jetzt?</w:t>
      </w:r>
    </w:p>
  </w:comment>
  <w:comment w:id="99" w:author="Stamm, Maria" w:date="2025-11-03T08:07:00Z" w:initials="MS">
    <w:p w14:paraId="72BF5AB4" w14:textId="77777777" w:rsidR="003D1FAE" w:rsidRDefault="003D1FAE" w:rsidP="003D1FAE">
      <w:pPr>
        <w:pStyle w:val="Kommentartext"/>
        <w:jc w:val="left"/>
      </w:pPr>
      <w:r>
        <w:rPr>
          <w:rStyle w:val="Kommentarzeichen"/>
        </w:rPr>
        <w:annotationRef/>
      </w:r>
      <w:r>
        <w:t>Gibt es dazu auch eine expliztite Business Exception. Wenn ja, dann bitte hier ergänzen</w:t>
      </w:r>
    </w:p>
  </w:comment>
  <w:comment w:id="100" w:author="Föls, Mathies" w:date="2025-11-10T16:48:00Z" w:initials="MF">
    <w:p w14:paraId="52165B51" w14:textId="77777777" w:rsidR="00397057" w:rsidRDefault="00397057" w:rsidP="00397057">
      <w:pPr>
        <w:pStyle w:val="Kommentartext"/>
        <w:jc w:val="left"/>
      </w:pPr>
      <w:r>
        <w:rPr>
          <w:rStyle w:val="Kommentarzeichen"/>
        </w:rPr>
        <w:annotationRef/>
      </w:r>
      <w:r>
        <w:t>Wurde ergänzt</w:t>
      </w:r>
    </w:p>
  </w:comment>
  <w:comment w:id="101" w:author="Herold, Christoph" w:initials="CH">
    <w:p w14:paraId="00237F95" w14:textId="778C9067" w:rsidR="00EC7BD0" w:rsidRDefault="00EC7BD0" w:rsidP="00EC7BD0">
      <w:pPr>
        <w:pStyle w:val="Kommentartext"/>
        <w:jc w:val="left"/>
      </w:pPr>
      <w:r>
        <w:rPr>
          <w:rStyle w:val="Kommentarzeichen"/>
        </w:rPr>
        <w:annotationRef/>
      </w:r>
      <w:r>
        <w:fldChar w:fldCharType="begin"/>
      </w:r>
      <w:r>
        <w:instrText>HYPERLINK "mailto:Mathies.Foels@bertelsmann.de"</w:instrText>
      </w:r>
      <w:bookmarkStart w:id="103" w:name="_@_EA6B201403444B42A7F4A4134F4DC257Z"/>
      <w:r>
        <w:fldChar w:fldCharType="separate"/>
      </w:r>
      <w:bookmarkEnd w:id="103"/>
      <w:r w:rsidRPr="00EC7BD0">
        <w:rPr>
          <w:rStyle w:val="Erwhnung"/>
          <w:noProof/>
        </w:rPr>
        <w:t>@Föls, Mathies</w:t>
      </w:r>
      <w:r>
        <w:fldChar w:fldCharType="end"/>
      </w:r>
      <w:r>
        <w:t xml:space="preserve"> Bitte alle SystemConfiguration-Werte namentlich hier im DDD erwähnen.</w:t>
      </w:r>
    </w:p>
  </w:comment>
  <w:comment w:id="102" w:author="Föls, Mathies" w:date="2025-10-30T14:40:00Z" w:initials="MF">
    <w:p w14:paraId="2187766C" w14:textId="77777777" w:rsidR="00A71B8F" w:rsidRDefault="00A71B8F" w:rsidP="00A71B8F">
      <w:pPr>
        <w:pStyle w:val="Kommentartext"/>
        <w:jc w:val="left"/>
      </w:pPr>
      <w:r>
        <w:rPr>
          <w:rStyle w:val="Kommentarzeichen"/>
        </w:rPr>
        <w:annotationRef/>
      </w:r>
      <w:r>
        <w:t>Es wurde eine Tabelle mit Namen, Schlüssel und Defaultwerten hinzugefügt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B5CFA" w15:done="0"/>
  <w15:commentEx w15:paraId="7EBB24D0" w15:paraIdParent="507B5CFA" w15:done="0"/>
  <w15:commentEx w15:paraId="69361556" w15:paraIdParent="507B5CFA" w15:done="0"/>
  <w15:commentEx w15:paraId="5D285A01" w15:paraIdParent="507B5CFA" w15:done="0"/>
  <w15:commentEx w15:paraId="7502641E" w15:done="1"/>
  <w15:commentEx w15:paraId="09BD0ED8" w15:paraIdParent="7502641E" w15:done="1"/>
  <w15:commentEx w15:paraId="3D6DD3B3" w15:done="1"/>
  <w15:commentEx w15:paraId="0A8E58DE" w15:paraIdParent="3D6DD3B3" w15:done="1"/>
  <w15:commentEx w15:paraId="65FE95F8" w15:paraIdParent="3D6DD3B3" w15:done="1"/>
  <w15:commentEx w15:paraId="783051BE" w15:paraIdParent="3D6DD3B3" w15:done="1"/>
  <w15:commentEx w15:paraId="57AF02E0" w15:done="0"/>
  <w15:commentEx w15:paraId="43D7BA97" w15:paraIdParent="57AF02E0" w15:done="0"/>
  <w15:commentEx w15:paraId="04013A49" w15:paraIdParent="57AF02E0" w15:done="0"/>
  <w15:commentEx w15:paraId="46E2A36D" w15:done="0"/>
  <w15:commentEx w15:paraId="7DC93E18" w15:paraIdParent="46E2A36D" w15:done="0"/>
  <w15:commentEx w15:paraId="6AD8E4A6" w15:done="1"/>
  <w15:commentEx w15:paraId="44BC2089" w15:paraIdParent="6AD8E4A6" w15:done="1"/>
  <w15:commentEx w15:paraId="3AF84464" w15:paraIdParent="6AD8E4A6" w15:done="1"/>
  <w15:commentEx w15:paraId="08D46273" w15:paraIdParent="6AD8E4A6" w15:done="1"/>
  <w15:commentEx w15:paraId="4D8AB9DC" w15:done="1"/>
  <w15:commentEx w15:paraId="3F914BF7" w15:done="0"/>
  <w15:commentEx w15:paraId="6D721605" w15:paraIdParent="3F914BF7" w15:done="0"/>
  <w15:commentEx w15:paraId="716AA25B" w15:paraIdParent="3F914BF7" w15:done="0"/>
  <w15:commentEx w15:paraId="083D56A5" w15:done="0"/>
  <w15:commentEx w15:paraId="352708C6" w15:paraIdParent="083D56A5" w15:done="0"/>
  <w15:commentEx w15:paraId="36185274" w15:done="0"/>
  <w15:commentEx w15:paraId="2C1112B8" w15:done="1"/>
  <w15:commentEx w15:paraId="1F6DF5D6" w15:paraIdParent="2C1112B8" w15:done="1"/>
  <w15:commentEx w15:paraId="4A12DCBA" w15:paraIdParent="2C1112B8" w15:done="1"/>
  <w15:commentEx w15:paraId="0E001CC3" w15:done="1"/>
  <w15:commentEx w15:paraId="18AAFD22" w15:done="0"/>
  <w15:commentEx w15:paraId="71CB53DE" w15:paraIdParent="18AAFD22" w15:done="0"/>
  <w15:commentEx w15:paraId="2DE47705" w15:paraIdParent="18AAFD22" w15:done="0"/>
  <w15:commentEx w15:paraId="1AE66119" w15:done="0"/>
  <w15:commentEx w15:paraId="7F2102F5" w15:paraIdParent="1AE66119" w15:done="0"/>
  <w15:commentEx w15:paraId="6D89B514" w15:done="1"/>
  <w15:commentEx w15:paraId="15E55017" w15:paraIdParent="6D89B514" w15:done="1"/>
  <w15:commentEx w15:paraId="7A19BD3E" w15:paraIdParent="6D89B514" w15:done="1"/>
  <w15:commentEx w15:paraId="72BF5AB4" w15:done="0"/>
  <w15:commentEx w15:paraId="52165B51" w15:paraIdParent="72BF5AB4" w15:done="0"/>
  <w15:commentEx w15:paraId="00237F95" w15:done="0"/>
  <w15:commentEx w15:paraId="2187766C" w15:paraIdParent="00237F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3BBC57" w16cex:dateUtc="2025-07-21T09:45:00Z">
    <w16cex:extLst>
      <w16:ext w16:uri="{CE6994B0-6A32-4C9F-8C6B-6E91EDA988CE}">
        <cr:reactions xmlns:cr="http://schemas.microsoft.com/office/comments/2020/reactions">
          <cr:reaction reactionType="1">
            <cr:reactionInfo dateUtc="2025-10-31T13:47:51Z">
              <cr:user userId="S::Maria.Stamm@Bertelsmann.de::bab554f0-d607-44cc-adde-32814aeb6ec4" userProvider="AD" userName="Stamm, Maria"/>
            </cr:reactionInfo>
          </cr:reaction>
        </cr:reactions>
      </w16:ext>
    </w16cex:extLst>
  </w16cex:commentExtensible>
  <w16cex:commentExtensible w16cex:durableId="732B3AEF" w16cex:dateUtc="2025-07-21T10:00:00Z"/>
  <w16cex:commentExtensible w16cex:durableId="084F89A9" w16cex:dateUtc="2025-10-28T08:15:00Z"/>
  <w16cex:commentExtensible w16cex:durableId="36C14A6B" w16cex:dateUtc="2025-10-31T13:30:00Z"/>
  <w16cex:commentExtensible w16cex:durableId="2DC4EDEC" w16cex:dateUtc="2025-07-08T11:43:00Z"/>
  <w16cex:commentExtensible w16cex:durableId="16AA0F88" w16cex:dateUtc="2025-07-14T11:51:00Z"/>
  <w16cex:commentExtensible w16cex:durableId="1D7CFC8A" w16cex:dateUtc="2025-07-08T11:45:00Z"/>
  <w16cex:commentExtensible w16cex:durableId="4FC54286" w16cex:dateUtc="2025-07-14T11:51:00Z"/>
  <w16cex:commentExtensible w16cex:durableId="53EDAEE8" w16cex:dateUtc="2025-10-28T08:16:00Z"/>
  <w16cex:commentExtensible w16cex:durableId="7CBDDA3D" w16cex:dateUtc="2025-10-29T10:10:00Z"/>
  <w16cex:commentExtensible w16cex:durableId="6F5321F0" w16cex:dateUtc="2025-07-21T09:52:00Z">
    <w16cex:extLst>
      <w16:ext w16:uri="{CE6994B0-6A32-4C9F-8C6B-6E91EDA988CE}">
        <cr:reactions xmlns:cr="http://schemas.microsoft.com/office/comments/2020/reactions">
          <cr:reaction reactionType="1">
            <cr:reactionInfo dateUtc="2025-10-31T13:47:42Z">
              <cr:user userId="S::Maria.Stamm@Bertelsmann.de::bab554f0-d607-44cc-adde-32814aeb6ec4" userProvider="AD" userName="Stamm, Maria"/>
            </cr:reactionInfo>
          </cr:reaction>
        </cr:reactions>
      </w16:ext>
    </w16cex:extLst>
  </w16cex:commentExtensible>
  <w16cex:commentExtensible w16cex:durableId="28ABB073" w16cex:dateUtc="2025-10-28T08:22:00Z"/>
  <w16cex:commentExtensible w16cex:durableId="2ED0EA8B" w16cex:dateUtc="2025-10-31T13:37:00Z"/>
  <w16cex:commentExtensible w16cex:durableId="48CABBA6" w16cex:dateUtc="2025-10-31T13:57:00Z">
    <w16cex:extLst>
      <w16:ext w16:uri="{CE6994B0-6A32-4C9F-8C6B-6E91EDA988CE}">
        <cr:reactions xmlns:cr="http://schemas.microsoft.com/office/comments/2020/reactions">
          <cr:reaction reactionType="1">
            <cr:reactionInfo dateUtc="2025-11-11T06:58:49Z">
              <cr:user userId="S::Maria.Stamm@Bertelsmann.de::bab554f0-d607-44cc-adde-32814aeb6ec4" userProvider="AD" userName="Stamm, Maria"/>
            </cr:reactionInfo>
          </cr:reaction>
        </cr:reactions>
      </w16:ext>
    </w16cex:extLst>
  </w16cex:commentExtensible>
  <w16cex:commentExtensible w16cex:durableId="7703D79A" w16cex:dateUtc="2025-11-10T15:46:00Z"/>
  <w16cex:commentExtensible w16cex:durableId="6DD79CCE" w16cex:dateUtc="2025-07-08T12:59:00Z">
    <w16cex:extLst>
      <w16:ext w16:uri="{CE6994B0-6A32-4C9F-8C6B-6E91EDA988CE}">
        <cr:reactions xmlns:cr="http://schemas.microsoft.com/office/comments/2020/reactions">
          <cr:reaction reactionType="1">
            <cr:reactionInfo dateUtc="2025-10-28T13:55:08Z">
              <cr:user userId="S::michael.krietemeyer@bertelsmann.de::1e6b9bdc-c4bf-4595-9f8f-896785a8d6d7" userProvider="AD" userName="Krietemeyer, Michael"/>
            </cr:reactionInfo>
          </cr:reaction>
        </cr:reactions>
      </w16:ext>
    </w16cex:extLst>
  </w16cex:commentExtensible>
  <w16cex:commentExtensible w16cex:durableId="03467567" w16cex:dateUtc="2025-07-14T11:51:00Z"/>
  <w16cex:commentExtensible w16cex:durableId="7037C1E7" w16cex:dateUtc="2025-10-28T08:17:00Z">
    <w16cex:extLst>
      <w16:ext w16:uri="{CE6994B0-6A32-4C9F-8C6B-6E91EDA988CE}">
        <cr:reactions xmlns:cr="http://schemas.microsoft.com/office/comments/2020/reactions">
          <cr:reaction reactionType="1">
            <cr:reactionInfo dateUtc="2025-10-28T13:54:05Z">
              <cr:user userId="S::michael.krietemeyer@bertelsmann.de::1e6b9bdc-c4bf-4595-9f8f-896785a8d6d7" userProvider="AD" userName="Krietemeyer, Michael"/>
            </cr:reactionInfo>
          </cr:reaction>
        </cr:reactions>
      </w16:ext>
    </w16cex:extLst>
  </w16cex:commentExtensible>
  <w16cex:commentExtensible w16cex:durableId="3AC1660D" w16cex:dateUtc="2025-10-28T13:55:00Z"/>
  <w16cex:commentExtensible w16cex:durableId="413DE998" w16cex:dateUtc="2025-08-18T11:59:00Z"/>
  <w16cex:commentExtensible w16cex:durableId="2B36B65C" w16cex:dateUtc="2025-07-21T09:59:00Z">
    <w16cex:extLst>
      <w16:ext w16:uri="{CE6994B0-6A32-4C9F-8C6B-6E91EDA988CE}">
        <cr:reactions xmlns:cr="http://schemas.microsoft.com/office/comments/2020/reactions">
          <cr:reaction reactionType="1">
            <cr:reactionInfo dateUtc="2025-10-31T13:47:34Z">
              <cr:user userId="S::Maria.Stamm@Bertelsmann.de::bab554f0-d607-44cc-adde-32814aeb6ec4" userProvider="AD" userName="Stamm, Maria"/>
            </cr:reactionInfo>
          </cr:reaction>
        </cr:reactions>
      </w16:ext>
    </w16cex:extLst>
  </w16cex:commentExtensible>
  <w16cex:commentExtensible w16cex:durableId="37734FA2" w16cex:dateUtc="2025-07-21T12:16:00Z"/>
  <w16cex:commentExtensible w16cex:durableId="51FC02A7" w16cex:dateUtc="2025-10-28T08:17:00Z">
    <w16cex:extLst>
      <w16:ext w16:uri="{CE6994B0-6A32-4C9F-8C6B-6E91EDA988CE}">
        <cr:reactions xmlns:cr="http://schemas.microsoft.com/office/comments/2020/reactions">
          <cr:reaction reactionType="1">
            <cr:reactionInfo dateUtc="2025-10-31T13:47:37Z">
              <cr:user userId="S::Maria.Stamm@Bertelsmann.de::bab554f0-d607-44cc-adde-32814aeb6ec4" userProvider="AD" userName="Stamm, Maria"/>
            </cr:reactionInfo>
          </cr:reaction>
        </cr:reactions>
      </w16:ext>
    </w16cex:extLst>
  </w16cex:commentExtensible>
  <w16cex:commentExtensible w16cex:durableId="18617F48" w16cex:dateUtc="2025-10-31T13:52:00Z">
    <w16cex:extLst>
      <w16:ext w16:uri="{CE6994B0-6A32-4C9F-8C6B-6E91EDA988CE}">
        <cr:reactions xmlns:cr="http://schemas.microsoft.com/office/comments/2020/reactions">
          <cr:reaction reactionType="1">
            <cr:reactionInfo dateUtc="2025-11-11T06:58:29Z">
              <cr:user userId="S::Maria.Stamm@Bertelsmann.de::bab554f0-d607-44cc-adde-32814aeb6ec4" userProvider="AD" userName="Stamm, Maria"/>
            </cr:reactionInfo>
          </cr:reaction>
        </cr:reactions>
      </w16:ext>
    </w16cex:extLst>
  </w16cex:commentExtensible>
  <w16cex:commentExtensible w16cex:durableId="138F71D9" w16cex:dateUtc="2025-11-10T15:46:00Z"/>
  <w16cex:commentExtensible w16cex:durableId="4D7CB8E7" w16cex:dateUtc="2025-12-08T14:04:00Z"/>
  <w16cex:commentExtensible w16cex:durableId="554E5CB9" w16cex:dateUtc="2025-07-08T14:26:00Z"/>
  <w16cex:commentExtensible w16cex:durableId="33DE0883" w16cex:dateUtc="2025-07-14T11:51:00Z">
    <w16cex:extLst>
      <w16:ext w16:uri="{CE6994B0-6A32-4C9F-8C6B-6E91EDA988CE}">
        <cr:reactions xmlns:cr="http://schemas.microsoft.com/office/comments/2020/reactions">
          <cr:reaction reactionType="1">
            <cr:reactionInfo dateUtc="2025-10-28T13:55:30Z">
              <cr:user userId="S::michael.krietemeyer@bertelsmann.de::1e6b9bdc-c4bf-4595-9f8f-896785a8d6d7" userProvider="AD" userName="Krietemeyer, Michael"/>
            </cr:reactionInfo>
          </cr:reaction>
        </cr:reactions>
      </w16:ext>
    </w16cex:extLst>
  </w16cex:commentExtensible>
  <w16cex:commentExtensible w16cex:durableId="2A98189F" w16cex:dateUtc="2025-10-28T08:18:00Z"/>
  <w16cex:commentExtensible w16cex:durableId="3BBD96F0" w16cex:dateUtc="2025-08-18T11:59:00Z"/>
  <w16cex:commentExtensible w16cex:durableId="63757AE6" w16cex:dateUtc="2025-07-21T09:56:00Z">
    <w16cex:extLst>
      <w16:ext w16:uri="{CE6994B0-6A32-4C9F-8C6B-6E91EDA988CE}">
        <cr:reactions xmlns:cr="http://schemas.microsoft.com/office/comments/2020/reactions">
          <cr:reaction reactionType="1">
            <cr:reactionInfo dateUtc="2025-11-03T07:03:57Z">
              <cr:user userId="S::Maria.Stamm@Bertelsmann.de::bab554f0-d607-44cc-adde-32814aeb6ec4" userProvider="AD" userName="Stamm, Maria"/>
            </cr:reactionInfo>
          </cr:reaction>
        </cr:reactions>
      </w16:ext>
    </w16cex:extLst>
  </w16cex:commentExtensible>
  <w16cex:commentExtensible w16cex:durableId="5FE642F6" w16cex:dateUtc="2025-07-21T12:16:00Z"/>
  <w16cex:commentExtensible w16cex:durableId="70849DCA" w16cex:dateUtc="2025-10-28T08:18:00Z"/>
  <w16cex:commentExtensible w16cex:durableId="07BEF06D" w16cex:dateUtc="2025-10-29T13:54:00Z">
    <w16cex:extLst>
      <w16:ext w16:uri="{CE6994B0-6A32-4C9F-8C6B-6E91EDA988CE}">
        <cr:reactions xmlns:cr="http://schemas.microsoft.com/office/comments/2020/reactions">
          <cr:reaction reactionType="1">
            <cr:reactionInfo dateUtc="2025-10-29T14:07:34Z">
              <cr:user userId="S::mathies.foels@bertelsmann.de::20cef44f-bde7-4b5b-86ab-59872165de7c" userProvider="AD" userName="Föls, Mathies"/>
            </cr:reactionInfo>
            <cr:reactionInfo dateUtc="2025-11-03T07:04:56Z">
              <cr:user userId="S::Maria.Stamm@Bertelsmann.de::bab554f0-d607-44cc-adde-32814aeb6ec4" userProvider="AD" userName="Stamm, Maria"/>
            </cr:reactionInfo>
          </cr:reaction>
        </cr:reactions>
      </w16:ext>
    </w16cex:extLst>
  </w16cex:commentExtensible>
  <w16cex:commentExtensible w16cex:durableId="28B2BF0F" w16cex:dateUtc="2025-10-30T11:22:00Z"/>
  <w16cex:commentExtensible w16cex:durableId="29B0EE11" w16cex:dateUtc="2025-07-08T14:28:00Z"/>
  <w16cex:commentExtensible w16cex:durableId="7469A166" w16cex:dateUtc="2025-07-14T11:51:00Z"/>
  <w16cex:commentExtensible w16cex:durableId="1EDBC8EB" w16cex:dateUtc="2025-10-28T08:18:00Z"/>
  <w16cex:commentExtensible w16cex:durableId="74FB9923" w16cex:dateUtc="2025-11-03T07:07:00Z">
    <w16cex:extLst>
      <w16:ext w16:uri="{CE6994B0-6A32-4C9F-8C6B-6E91EDA988CE}">
        <cr:reactions xmlns:cr="http://schemas.microsoft.com/office/comments/2020/reactions">
          <cr:reaction reactionType="1">
            <cr:reactionInfo dateUtc="2025-11-11T06:58:39Z">
              <cr:user userId="S::Maria.Stamm@Bertelsmann.de::bab554f0-d607-44cc-adde-32814aeb6ec4" userProvider="AD" userName="Stamm, Maria"/>
            </cr:reactionInfo>
          </cr:reaction>
        </cr:reactions>
      </w16:ext>
    </w16cex:extLst>
  </w16cex:commentExtensible>
  <w16cex:commentExtensible w16cex:durableId="755D07A5" w16cex:dateUtc="2025-11-10T15:48:00Z"/>
  <w16cex:commentExtensible w16cex:durableId="2FF1F61B" w16cex:dateUtc="2025-10-29T13:55:00Z">
    <w16cex:extLst>
      <w16:ext w16:uri="{CE6994B0-6A32-4C9F-8C6B-6E91EDA988CE}">
        <cr:reactions xmlns:cr="http://schemas.microsoft.com/office/comments/2020/reactions">
          <cr:reaction reactionType="1">
            <cr:reactionInfo dateUtc="2025-10-29T14:07:49Z">
              <cr:user userId="S::mathies.foels@bertelsmann.de::20cef44f-bde7-4b5b-86ab-59872165de7c" userProvider="AD" userName="Föls, Mathies"/>
            </cr:reactionInfo>
            <cr:reactionInfo dateUtc="2025-11-03T07:08:53Z">
              <cr:user userId="S::Maria.Stamm@Bertelsmann.de::bab554f0-d607-44cc-adde-32814aeb6ec4" userProvider="AD" userName="Stamm, Maria"/>
            </cr:reactionInfo>
          </cr:reaction>
        </cr:reactions>
      </w16:ext>
    </w16cex:extLst>
  </w16cex:commentExtensible>
  <w16cex:commentExtensible w16cex:durableId="3B9CFE4D" w16cex:dateUtc="2025-10-30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B5CFA" w16cid:durableId="7B3BBC57"/>
  <w16cid:commentId w16cid:paraId="7EBB24D0" w16cid:durableId="732B3AEF"/>
  <w16cid:commentId w16cid:paraId="69361556" w16cid:durableId="084F89A9"/>
  <w16cid:commentId w16cid:paraId="5D285A01" w16cid:durableId="36C14A6B"/>
  <w16cid:commentId w16cid:paraId="7502641E" w16cid:durableId="2DC4EDEC"/>
  <w16cid:commentId w16cid:paraId="09BD0ED8" w16cid:durableId="16AA0F88"/>
  <w16cid:commentId w16cid:paraId="3D6DD3B3" w16cid:durableId="1D7CFC8A"/>
  <w16cid:commentId w16cid:paraId="0A8E58DE" w16cid:durableId="4FC54286"/>
  <w16cid:commentId w16cid:paraId="65FE95F8" w16cid:durableId="53EDAEE8"/>
  <w16cid:commentId w16cid:paraId="783051BE" w16cid:durableId="7CBDDA3D"/>
  <w16cid:commentId w16cid:paraId="57AF02E0" w16cid:durableId="6F5321F0"/>
  <w16cid:commentId w16cid:paraId="43D7BA97" w16cid:durableId="28ABB073"/>
  <w16cid:commentId w16cid:paraId="04013A49" w16cid:durableId="2ED0EA8B"/>
  <w16cid:commentId w16cid:paraId="46E2A36D" w16cid:durableId="48CABBA6"/>
  <w16cid:commentId w16cid:paraId="7DC93E18" w16cid:durableId="7703D79A"/>
  <w16cid:commentId w16cid:paraId="6AD8E4A6" w16cid:durableId="6DD79CCE"/>
  <w16cid:commentId w16cid:paraId="44BC2089" w16cid:durableId="03467567"/>
  <w16cid:commentId w16cid:paraId="3AF84464" w16cid:durableId="7037C1E7"/>
  <w16cid:commentId w16cid:paraId="08D46273" w16cid:durableId="3AC1660D"/>
  <w16cid:commentId w16cid:paraId="4D8AB9DC" w16cid:durableId="413DE998"/>
  <w16cid:commentId w16cid:paraId="3F914BF7" w16cid:durableId="2B36B65C"/>
  <w16cid:commentId w16cid:paraId="6D721605" w16cid:durableId="37734FA2"/>
  <w16cid:commentId w16cid:paraId="716AA25B" w16cid:durableId="51FC02A7"/>
  <w16cid:commentId w16cid:paraId="083D56A5" w16cid:durableId="18617F48"/>
  <w16cid:commentId w16cid:paraId="352708C6" w16cid:durableId="138F71D9"/>
  <w16cid:commentId w16cid:paraId="36185274" w16cid:durableId="4D7CB8E7"/>
  <w16cid:commentId w16cid:paraId="2C1112B8" w16cid:durableId="554E5CB9"/>
  <w16cid:commentId w16cid:paraId="1F6DF5D6" w16cid:durableId="33DE0883"/>
  <w16cid:commentId w16cid:paraId="4A12DCBA" w16cid:durableId="2A98189F"/>
  <w16cid:commentId w16cid:paraId="0E001CC3" w16cid:durableId="3BBD96F0"/>
  <w16cid:commentId w16cid:paraId="18AAFD22" w16cid:durableId="63757AE6"/>
  <w16cid:commentId w16cid:paraId="71CB53DE" w16cid:durableId="5FE642F6"/>
  <w16cid:commentId w16cid:paraId="2DE47705" w16cid:durableId="70849DCA"/>
  <w16cid:commentId w16cid:paraId="1AE66119" w16cid:durableId="07BEF06D"/>
  <w16cid:commentId w16cid:paraId="7F2102F5" w16cid:durableId="28B2BF0F"/>
  <w16cid:commentId w16cid:paraId="6D89B514" w16cid:durableId="29B0EE11"/>
  <w16cid:commentId w16cid:paraId="15E55017" w16cid:durableId="7469A166"/>
  <w16cid:commentId w16cid:paraId="7A19BD3E" w16cid:durableId="1EDBC8EB"/>
  <w16cid:commentId w16cid:paraId="72BF5AB4" w16cid:durableId="74FB9923"/>
  <w16cid:commentId w16cid:paraId="52165B51" w16cid:durableId="755D07A5"/>
  <w16cid:commentId w16cid:paraId="00237F95" w16cid:durableId="2FF1F61B"/>
  <w16cid:commentId w16cid:paraId="2187766C" w16cid:durableId="3B9CFE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529D" w14:textId="77777777" w:rsidR="00460D97" w:rsidRDefault="00460D97">
      <w:r>
        <w:separator/>
      </w:r>
    </w:p>
  </w:endnote>
  <w:endnote w:type="continuationSeparator" w:id="0">
    <w:p w14:paraId="65A33E65" w14:textId="77777777" w:rsidR="00460D97" w:rsidRDefault="00460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0BFF" w14:textId="065B0358" w:rsidR="00D704A4" w:rsidRDefault="00A76D47" w:rsidP="00DE2938">
    <w:pPr>
      <w:pStyle w:val="Zwischenberschrift1Ebene"/>
      <w:spacing w:before="840" w:after="0"/>
    </w:pPr>
    <w:r>
      <w:rPr>
        <w:noProof/>
        <w:lang w:eastAsia="zh-CN"/>
      </w:rPr>
      <w:drawing>
        <wp:anchor distT="0" distB="0" distL="114300" distR="114300" simplePos="0" relativeHeight="251658240" behindDoc="0" locked="0" layoutInCell="1" allowOverlap="1" wp14:anchorId="443FE42C" wp14:editId="02976D7F">
          <wp:simplePos x="0" y="0"/>
          <wp:positionH relativeFrom="page">
            <wp:posOffset>5454650</wp:posOffset>
          </wp:positionH>
          <wp:positionV relativeFrom="paragraph">
            <wp:posOffset>314325</wp:posOffset>
          </wp:positionV>
          <wp:extent cx="1466850" cy="556950"/>
          <wp:effectExtent l="0" t="0" r="0" b="0"/>
          <wp:wrapNone/>
          <wp:docPr id="16018654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556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4A4" w:rsidRPr="00FD63C6">
      <w:t>www.it.arvato.com/streamworks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0C05" w14:textId="69760172" w:rsidR="00D704A4" w:rsidRDefault="00D704A4" w:rsidP="00927490">
    <w:pPr>
      <w:pStyle w:val="Fuzeile"/>
    </w:pPr>
    <w:r>
      <w:ptab w:relativeTo="margin" w:alignment="right" w:leader="none"/>
    </w:r>
    <w:r w:rsidRPr="003E591A">
      <w:t xml:space="preserve">Seite </w:t>
    </w:r>
    <w:r>
      <w:fldChar w:fldCharType="begin"/>
    </w:r>
    <w:r>
      <w:instrText xml:space="preserve"> PAGE </w:instrText>
    </w:r>
    <w:r>
      <w:fldChar w:fldCharType="separate"/>
    </w:r>
    <w:r w:rsidR="002D5D2F">
      <w:rPr>
        <w:noProof/>
      </w:rPr>
      <w:t>2</w:t>
    </w:r>
    <w:r>
      <w:rPr>
        <w:noProof/>
      </w:rPr>
      <w:fldChar w:fldCharType="end"/>
    </w:r>
    <w:r w:rsidRPr="003E591A">
      <w:t xml:space="preserve"> von </w:t>
    </w:r>
    <w:r>
      <w:fldChar w:fldCharType="begin"/>
    </w:r>
    <w:r>
      <w:instrText xml:space="preserve"> = </w:instrText>
    </w:r>
    <w:r>
      <w:fldChar w:fldCharType="begin"/>
    </w:r>
    <w:r>
      <w:instrText>NUMPAGES</w:instrText>
    </w:r>
    <w:r>
      <w:fldChar w:fldCharType="separate"/>
    </w:r>
    <w:r w:rsidR="00663CC0">
      <w:rPr>
        <w:noProof/>
      </w:rPr>
      <w:instrText>17</w:instrText>
    </w:r>
    <w:r>
      <w:fldChar w:fldCharType="end"/>
    </w:r>
    <w:r>
      <w:instrText>-1</w:instrText>
    </w:r>
    <w:r>
      <w:fldChar w:fldCharType="separate"/>
    </w:r>
    <w:r w:rsidR="00663CC0">
      <w:rPr>
        <w:noProof/>
      </w:rP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9FD4" w14:textId="45C48149" w:rsidR="00D704A4" w:rsidRPr="003E591A" w:rsidRDefault="00E17F1E" w:rsidP="00927490">
    <w:pPr>
      <w:pStyle w:val="Fuzeile"/>
    </w:pPr>
    <w:fldSimple w:instr="STYLEREF  1 \n  \* MERGEFORMAT">
      <w:r w:rsidR="00663CC0">
        <w:rPr>
          <w:noProof/>
        </w:rPr>
        <w:t>3</w:t>
      </w:r>
    </w:fldSimple>
    <w:r w:rsidR="005F4477" w:rsidRPr="00BD4030">
      <w:rPr>
        <w:lang w:val="en-US"/>
      </w:rPr>
      <w:t xml:space="preserve"> </w:t>
    </w:r>
    <w:fldSimple w:instr=" STYLEREF  1 ">
      <w:r w:rsidR="00663CC0">
        <w:rPr>
          <w:noProof/>
        </w:rPr>
        <w:t>Implementation details</w:t>
      </w:r>
    </w:fldSimple>
    <w:r w:rsidR="005F4477">
      <w:ptab w:relativeTo="margin" w:alignment="center" w:leader="none"/>
    </w:r>
    <w:r w:rsidR="005F4477">
      <w:t>Internal</w:t>
    </w:r>
    <w:r w:rsidR="005F4477">
      <w:ptab w:relativeTo="margin" w:alignment="right" w:leader="none"/>
    </w:r>
    <w:r w:rsidR="005F4477" w:rsidRPr="003E591A">
      <w:t xml:space="preserve">Seite </w:t>
    </w:r>
    <w:r w:rsidR="005F4477">
      <w:fldChar w:fldCharType="begin"/>
    </w:r>
    <w:r w:rsidR="005F4477">
      <w:instrText xml:space="preserve"> PAGE </w:instrText>
    </w:r>
    <w:r w:rsidR="005F4477">
      <w:fldChar w:fldCharType="separate"/>
    </w:r>
    <w:r w:rsidR="005F4477">
      <w:t>3</w:t>
    </w:r>
    <w:r w:rsidR="005F4477">
      <w:rPr>
        <w:noProof/>
      </w:rPr>
      <w:fldChar w:fldCharType="end"/>
    </w:r>
    <w:r w:rsidR="005F4477" w:rsidRPr="003E591A">
      <w:t xml:space="preserve"> von </w:t>
    </w:r>
    <w:del w:id="123" w:author="Wiechmann, Niels" w:date="2025-07-21T14:04:00Z" w16du:dateUtc="2025-07-21T12:04:00Z">
      <w:r w:rsidR="005F4477">
        <w:fldChar w:fldCharType="begin"/>
      </w:r>
      <w:r w:rsidR="005F4477">
        <w:delInstrText xml:space="preserve"> = </w:delInstrText>
      </w:r>
      <w:r w:rsidR="005F4477">
        <w:fldChar w:fldCharType="begin"/>
      </w:r>
      <w:r w:rsidR="005F4477">
        <w:delInstrText>NUMPAGES</w:delInstrText>
      </w:r>
      <w:r w:rsidR="005F4477">
        <w:fldChar w:fldCharType="separate"/>
      </w:r>
      <w:r w:rsidR="00307A3A">
        <w:rPr>
          <w:noProof/>
        </w:rPr>
        <w:delInstrText>17</w:delInstrText>
      </w:r>
      <w:r w:rsidR="005F4477">
        <w:fldChar w:fldCharType="end"/>
      </w:r>
      <w:r w:rsidR="005F4477">
        <w:delInstrText>-1</w:delInstrText>
      </w:r>
      <w:r w:rsidR="005F4477">
        <w:fldChar w:fldCharType="separate"/>
      </w:r>
      <w:r w:rsidR="00307A3A">
        <w:rPr>
          <w:noProof/>
        </w:rPr>
        <w:delText>16</w:delText>
      </w:r>
      <w:r w:rsidR="005F4477">
        <w:fldChar w:fldCharType="end"/>
      </w:r>
    </w:del>
    <w:ins w:id="124" w:author="Wiechmann, Niels" w:date="2025-07-21T14:04:00Z" w16du:dateUtc="2025-07-21T12:04:00Z">
      <w:r w:rsidR="005F4477">
        <w:fldChar w:fldCharType="begin"/>
      </w:r>
      <w:r w:rsidR="005F4477">
        <w:instrText xml:space="preserve"> = </w:instrText>
      </w:r>
      <w:r w:rsidR="005F4477">
        <w:fldChar w:fldCharType="begin"/>
      </w:r>
      <w:r w:rsidR="005F4477">
        <w:instrText>NUMPAGES</w:instrText>
      </w:r>
      <w:r w:rsidR="005F4477">
        <w:fldChar w:fldCharType="separate"/>
      </w:r>
    </w:ins>
    <w:r w:rsidR="00663CC0">
      <w:rPr>
        <w:noProof/>
      </w:rPr>
      <w:instrText>17</w:instrText>
    </w:r>
    <w:ins w:id="125" w:author="Wiechmann, Niels" w:date="2025-07-21T14:04:00Z" w16du:dateUtc="2025-07-21T12:04:00Z">
      <w:r w:rsidR="005F4477">
        <w:fldChar w:fldCharType="end"/>
      </w:r>
      <w:r w:rsidR="005F4477">
        <w:instrText>-1</w:instrText>
      </w:r>
      <w:r w:rsidR="005F4477">
        <w:fldChar w:fldCharType="separate"/>
      </w:r>
    </w:ins>
    <w:r w:rsidR="00663CC0">
      <w:rPr>
        <w:noProof/>
      </w:rPr>
      <w:t>16</w:t>
    </w:r>
    <w:ins w:id="126" w:author="Wiechmann, Niels" w:date="2025-07-21T14:04:00Z" w16du:dateUtc="2025-07-21T12:04:00Z">
      <w:r w:rsidR="005F4477">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194D" w14:textId="77777777" w:rsidR="00460D97" w:rsidRDefault="00460D97">
      <w:r>
        <w:separator/>
      </w:r>
    </w:p>
  </w:footnote>
  <w:footnote w:type="continuationSeparator" w:id="0">
    <w:p w14:paraId="4A2AEF79" w14:textId="77777777" w:rsidR="00460D97" w:rsidRDefault="00460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0BFE" w14:textId="77777777" w:rsidR="00D704A4" w:rsidRDefault="00D704A4" w:rsidP="0079113F">
    <w:pPr>
      <w:tabs>
        <w:tab w:val="right"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46"/>
      <w:gridCol w:w="2125"/>
    </w:tblGrid>
    <w:tr w:rsidR="00D704A4" w14:paraId="1F980C03" w14:textId="77777777" w:rsidTr="00777ECB">
      <w:trPr>
        <w:trHeight w:val="1417"/>
      </w:trPr>
      <w:tc>
        <w:tcPr>
          <w:tcW w:w="6946" w:type="dxa"/>
          <w:tcMar>
            <w:bottom w:w="57" w:type="dxa"/>
          </w:tcMar>
          <w:vAlign w:val="bottom"/>
        </w:tcPr>
        <w:p w14:paraId="1F980C01" w14:textId="4D6E88B4" w:rsidR="00D704A4" w:rsidRDefault="00E17F1E" w:rsidP="00F52BFA">
          <w:pPr>
            <w:pStyle w:val="Kopfzeile2Seitelinks"/>
          </w:pPr>
          <w:fldSimple w:instr="STYLEREF  &quot;Change Request No&quot;  \* MERGEFORMAT">
            <w:r w:rsidR="00663CC0">
              <w:rPr>
                <w:noProof/>
              </w:rPr>
              <w:t>Detailed Design Document - CR 24850</w:t>
            </w:r>
          </w:fldSimple>
        </w:p>
      </w:tc>
      <w:tc>
        <w:tcPr>
          <w:tcW w:w="2125" w:type="dxa"/>
          <w:vAlign w:val="bottom"/>
        </w:tcPr>
        <w:p w14:paraId="1F980C02" w14:textId="6C9BFF9D" w:rsidR="00D704A4" w:rsidRDefault="00A76D47" w:rsidP="00777ECB">
          <w:pPr>
            <w:tabs>
              <w:tab w:val="right" w:pos="9072"/>
            </w:tabs>
            <w:spacing w:after="200" w:line="240" w:lineRule="auto"/>
            <w:jc w:val="right"/>
          </w:pPr>
          <w:r>
            <w:rPr>
              <w:noProof/>
              <w:lang w:eastAsia="zh-CN"/>
            </w:rPr>
            <w:drawing>
              <wp:anchor distT="0" distB="0" distL="114300" distR="114300" simplePos="0" relativeHeight="251658241" behindDoc="0" locked="0" layoutInCell="1" allowOverlap="1" wp14:anchorId="65FFA939" wp14:editId="639FD873">
                <wp:simplePos x="0" y="0"/>
                <wp:positionH relativeFrom="page">
                  <wp:posOffset>151130</wp:posOffset>
                </wp:positionH>
                <wp:positionV relativeFrom="paragraph">
                  <wp:posOffset>-359410</wp:posOffset>
                </wp:positionV>
                <wp:extent cx="1466850" cy="556895"/>
                <wp:effectExtent l="0" t="0" r="0" b="0"/>
                <wp:wrapNone/>
                <wp:docPr id="162091514"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1514" name="Grafik 1" descr="Ein Bild, das Schrift, Grafiken, Logo, Grafikdesign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556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F980C04" w14:textId="1A5EF37B" w:rsidR="00D704A4" w:rsidRDefault="00D704A4" w:rsidP="003447C6">
    <w:pPr>
      <w:tabs>
        <w:tab w:val="right"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46"/>
      <w:gridCol w:w="2125"/>
    </w:tblGrid>
    <w:tr w:rsidR="00D704A4" w14:paraId="5D2E26ED" w14:textId="77777777" w:rsidTr="00777ECB">
      <w:trPr>
        <w:trHeight w:val="1417"/>
      </w:trPr>
      <w:tc>
        <w:tcPr>
          <w:tcW w:w="6946" w:type="dxa"/>
          <w:tcMar>
            <w:bottom w:w="57" w:type="dxa"/>
          </w:tcMar>
          <w:vAlign w:val="bottom"/>
        </w:tcPr>
        <w:p w14:paraId="1776A2A3" w14:textId="5D2660B2" w:rsidR="00D704A4" w:rsidRPr="00485FFE" w:rsidRDefault="00D4375D" w:rsidP="00F52BFA">
          <w:pPr>
            <w:pStyle w:val="Kopfzeile2Seitelinks"/>
            <w:rPr>
              <w:lang w:val="en-US"/>
            </w:rPr>
          </w:pPr>
          <w:r>
            <w:fldChar w:fldCharType="begin"/>
          </w:r>
          <w:r w:rsidRPr="00D0780C">
            <w:rPr>
              <w:lang w:val="en-US"/>
            </w:rPr>
            <w:instrText xml:space="preserve"> STYLEREF  "Change Request No"  \* MERGEFORMAT </w:instrText>
          </w:r>
          <w:r>
            <w:fldChar w:fldCharType="separate"/>
          </w:r>
          <w:r w:rsidR="00663CC0">
            <w:rPr>
              <w:noProof/>
              <w:lang w:val="en-US"/>
            </w:rPr>
            <w:t>Detailed Design Document - CR 24850</w:t>
          </w:r>
          <w:r>
            <w:rPr>
              <w:noProof/>
            </w:rPr>
            <w:fldChar w:fldCharType="end"/>
          </w:r>
          <w:r w:rsidR="00E70EC9">
            <w:rPr>
              <w:noProof/>
              <w:lang w:eastAsia="zh-CN"/>
            </w:rPr>
            <w:t xml:space="preserve"> </w:t>
          </w:r>
        </w:p>
      </w:tc>
      <w:tc>
        <w:tcPr>
          <w:tcW w:w="2125" w:type="dxa"/>
          <w:vAlign w:val="bottom"/>
        </w:tcPr>
        <w:p w14:paraId="3D4A0EFF" w14:textId="415A9D6F" w:rsidR="00D704A4" w:rsidRDefault="00E70EC9" w:rsidP="00777ECB">
          <w:pPr>
            <w:tabs>
              <w:tab w:val="right" w:pos="9072"/>
            </w:tabs>
            <w:spacing w:after="200" w:line="240" w:lineRule="auto"/>
            <w:jc w:val="right"/>
          </w:pPr>
          <w:r>
            <w:rPr>
              <w:noProof/>
              <w:lang w:eastAsia="zh-CN"/>
            </w:rPr>
            <w:drawing>
              <wp:anchor distT="0" distB="0" distL="114300" distR="114300" simplePos="0" relativeHeight="251658242" behindDoc="0" locked="0" layoutInCell="1" allowOverlap="1" wp14:anchorId="2FA04552" wp14:editId="6AF4D6DA">
                <wp:simplePos x="0" y="0"/>
                <wp:positionH relativeFrom="page">
                  <wp:posOffset>45720</wp:posOffset>
                </wp:positionH>
                <wp:positionV relativeFrom="paragraph">
                  <wp:posOffset>-375285</wp:posOffset>
                </wp:positionV>
                <wp:extent cx="1466850" cy="556895"/>
                <wp:effectExtent l="0" t="0" r="0" b="0"/>
                <wp:wrapNone/>
                <wp:docPr id="18660263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556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E982737" w14:textId="1A2C92EE" w:rsidR="00D704A4" w:rsidRDefault="00D704A4" w:rsidP="003447C6">
    <w:pPr>
      <w:tabs>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FEC9F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1F62F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1969CB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CABF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9B2D5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3"/>
    <w:multiLevelType w:val="singleLevel"/>
    <w:tmpl w:val="EF60CFEC"/>
    <w:lvl w:ilvl="0">
      <w:start w:val="1"/>
      <w:numFmt w:val="bullet"/>
      <w:pStyle w:val="Aufzhlungszeichen2"/>
      <w:lvlText w:val=""/>
      <w:lvlJc w:val="left"/>
      <w:pPr>
        <w:ind w:left="644" w:hanging="360"/>
      </w:pPr>
      <w:rPr>
        <w:rFonts w:ascii="Symbol" w:hAnsi="Symbol" w:hint="default"/>
      </w:rPr>
    </w:lvl>
  </w:abstractNum>
  <w:abstractNum w:abstractNumId="6" w15:restartNumberingAfterBreak="0">
    <w:nsid w:val="FFFFFF88"/>
    <w:multiLevelType w:val="singleLevel"/>
    <w:tmpl w:val="FCD05606"/>
    <w:lvl w:ilvl="0">
      <w:start w:val="1"/>
      <w:numFmt w:val="decimal"/>
      <w:lvlText w:val="%1."/>
      <w:lvlJc w:val="left"/>
      <w:pPr>
        <w:tabs>
          <w:tab w:val="num" w:pos="360"/>
        </w:tabs>
        <w:ind w:left="360" w:hanging="360"/>
      </w:pPr>
    </w:lvl>
  </w:abstractNum>
  <w:abstractNum w:abstractNumId="7" w15:restartNumberingAfterBreak="0">
    <w:nsid w:val="02245667"/>
    <w:multiLevelType w:val="hybridMultilevel"/>
    <w:tmpl w:val="CD2487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2687B83"/>
    <w:multiLevelType w:val="multilevel"/>
    <w:tmpl w:val="549A10AC"/>
    <w:numStyleLink w:val="aSysListeServiceDokumente"/>
  </w:abstractNum>
  <w:abstractNum w:abstractNumId="9" w15:restartNumberingAfterBreak="0">
    <w:nsid w:val="05E13001"/>
    <w:multiLevelType w:val="multilevel"/>
    <w:tmpl w:val="AB4CF70C"/>
    <w:styleLink w:val="aSysTabelleAufzhlungmitSymbolen"/>
    <w:lvl w:ilvl="0">
      <w:start w:val="1"/>
      <w:numFmt w:val="bullet"/>
      <w:lvlText w:val=""/>
      <w:lvlJc w:val="left"/>
      <w:pPr>
        <w:ind w:left="284" w:hanging="284"/>
      </w:pPr>
      <w:rPr>
        <w:rFonts w:ascii="Wingdings 2" w:hAnsi="Wingdings 2" w:hint="default"/>
        <w:color w:val="0070C0"/>
        <w:sz w:val="16"/>
        <w:vertAlign w:val="baseline"/>
      </w:rPr>
    </w:lvl>
    <w:lvl w:ilvl="1">
      <w:start w:val="1"/>
      <w:numFmt w:val="bullet"/>
      <w:lvlText w:val="‒"/>
      <w:lvlJc w:val="left"/>
      <w:pPr>
        <w:ind w:left="567" w:hanging="283"/>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ABB60C3"/>
    <w:multiLevelType w:val="multilevel"/>
    <w:tmpl w:val="549A10AC"/>
    <w:styleLink w:val="aSysListeServiceDokumente"/>
    <w:lvl w:ilvl="0">
      <w:start w:val="1"/>
      <w:numFmt w:val="decimal"/>
      <w:pStyle w:val="berschrift1"/>
      <w:lvlText w:val="%1"/>
      <w:lvlJc w:val="left"/>
      <w:pPr>
        <w:tabs>
          <w:tab w:val="num" w:pos="992"/>
        </w:tabs>
        <w:ind w:left="992" w:hanging="992"/>
      </w:pPr>
      <w:rPr>
        <w:rFonts w:ascii="Arial" w:hAnsi="Arial" w:hint="default"/>
        <w:b/>
        <w:i w:val="0"/>
        <w:color w:val="0068A9" w:themeColor="accent2"/>
        <w:sz w:val="32"/>
        <w:u w:color="0068A9" w:themeColor="accent2"/>
      </w:rPr>
    </w:lvl>
    <w:lvl w:ilvl="1">
      <w:start w:val="1"/>
      <w:numFmt w:val="decimal"/>
      <w:pStyle w:val="berschrift2"/>
      <w:lvlText w:val="%1.%2"/>
      <w:lvlJc w:val="left"/>
      <w:pPr>
        <w:tabs>
          <w:tab w:val="num" w:pos="992"/>
        </w:tabs>
        <w:ind w:left="992" w:hanging="992"/>
      </w:pPr>
      <w:rPr>
        <w:rFonts w:ascii="Arial" w:hAnsi="Arial" w:hint="default"/>
        <w:b/>
        <w:i w:val="0"/>
        <w:color w:val="0068A9"/>
        <w:sz w:val="28"/>
        <w:szCs w:val="24"/>
        <w:u w:color="0068A9" w:themeColor="accent2"/>
      </w:rPr>
    </w:lvl>
    <w:lvl w:ilvl="2">
      <w:start w:val="1"/>
      <w:numFmt w:val="decimal"/>
      <w:pStyle w:val="berschrift3"/>
      <w:lvlText w:val="%1.%2.%3"/>
      <w:lvlJc w:val="left"/>
      <w:pPr>
        <w:tabs>
          <w:tab w:val="num" w:pos="992"/>
        </w:tabs>
        <w:ind w:left="992" w:hanging="992"/>
      </w:pPr>
      <w:rPr>
        <w:rFonts w:hint="default"/>
        <w:b/>
        <w:i w:val="0"/>
        <w:color w:val="0068A9"/>
        <w:sz w:val="24"/>
        <w:u w:color="0068A9" w:themeColor="accent2"/>
      </w:rPr>
    </w:lvl>
    <w:lvl w:ilvl="3">
      <w:start w:val="1"/>
      <w:numFmt w:val="lowerLetter"/>
      <w:pStyle w:val="Aufzhlung2Ebene"/>
      <w:lvlText w:val="%4)"/>
      <w:lvlJc w:val="left"/>
      <w:pPr>
        <w:tabs>
          <w:tab w:val="num" w:pos="1276"/>
        </w:tabs>
        <w:ind w:left="1276" w:hanging="284"/>
      </w:pPr>
      <w:rPr>
        <w:rFonts w:hint="default"/>
      </w:rPr>
    </w:lvl>
    <w:lvl w:ilvl="4">
      <w:start w:val="1"/>
      <w:numFmt w:val="decimal"/>
      <w:pStyle w:val="Aufzhlungszeichen3"/>
      <w:lvlText w:val="(%5)"/>
      <w:lvlJc w:val="left"/>
      <w:pPr>
        <w:tabs>
          <w:tab w:val="num" w:pos="1418"/>
        </w:tabs>
        <w:ind w:left="1276" w:firstLine="0"/>
      </w:pPr>
      <w:rPr>
        <w:rFonts w:hint="default"/>
      </w:rPr>
    </w:lvl>
    <w:lvl w:ilvl="5">
      <w:start w:val="1"/>
      <w:numFmt w:val="none"/>
      <w:lvlRestart w:val="2"/>
      <w:pStyle w:val="Aufzhlungszeichen4"/>
      <w:lvlText w:val="%1.%2.%3."/>
      <w:lvlJc w:val="left"/>
      <w:pPr>
        <w:tabs>
          <w:tab w:val="num" w:pos="1152"/>
        </w:tabs>
        <w:ind w:left="1152" w:hanging="1152"/>
      </w:pPr>
      <w:rPr>
        <w:rFonts w:hint="default"/>
      </w:rPr>
    </w:lvl>
    <w:lvl w:ilvl="6">
      <w:start w:val="1"/>
      <w:numFmt w:val="decimal"/>
      <w:lvlRestart w:val="3"/>
      <w:pStyle w:val="berschrift4"/>
      <w:lvlText w:val="%1.%2.%3.%7"/>
      <w:lvlJc w:val="left"/>
      <w:pPr>
        <w:tabs>
          <w:tab w:val="num" w:pos="992"/>
        </w:tabs>
        <w:ind w:left="992" w:hanging="992"/>
      </w:pPr>
      <w:rPr>
        <w:rFonts w:hint="default"/>
        <w:b/>
        <w:i w:val="0"/>
        <w:color w:val="0068A9" w:themeColor="accent2"/>
        <w:sz w:val="20"/>
        <w:u w:color="0068A9" w:themeColor="accent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3C3574D"/>
    <w:multiLevelType w:val="hybridMultilevel"/>
    <w:tmpl w:val="332EDFE0"/>
    <w:lvl w:ilvl="0" w:tplc="4294BC2A">
      <w:start w:val="1"/>
      <w:numFmt w:val="bullet"/>
      <w:pStyle w:val="ListeStufe2"/>
      <w:lvlText w:val="o"/>
      <w:lvlJc w:val="left"/>
      <w:pPr>
        <w:tabs>
          <w:tab w:val="num" w:pos="1134"/>
        </w:tabs>
        <w:ind w:left="1134" w:hanging="567"/>
      </w:pPr>
      <w:rPr>
        <w:rFonts w:ascii="Courier New" w:hAnsi="Courier New"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4330DE8"/>
    <w:multiLevelType w:val="hybridMultilevel"/>
    <w:tmpl w:val="978A0AB6"/>
    <w:lvl w:ilvl="0" w:tplc="57F23956">
      <w:start w:val="1"/>
      <w:numFmt w:val="none"/>
      <w:pStyle w:val="NumerierteListeStufe4"/>
      <w:lvlText w:val="(1)"/>
      <w:lvlJc w:val="left"/>
      <w:pPr>
        <w:tabs>
          <w:tab w:val="num" w:pos="2268"/>
        </w:tabs>
        <w:ind w:left="2268" w:hanging="567"/>
      </w:pPr>
      <w:rPr>
        <w:rFonts w:ascii="Garamond" w:hAnsi="Garamond" w:hint="default"/>
        <w:sz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19CB3C7C"/>
    <w:multiLevelType w:val="multilevel"/>
    <w:tmpl w:val="60CAB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B3C2D"/>
    <w:multiLevelType w:val="hybridMultilevel"/>
    <w:tmpl w:val="D5FEEF96"/>
    <w:lvl w:ilvl="0" w:tplc="AD10F19E">
      <w:start w:val="1"/>
      <w:numFmt w:val="lowerLetter"/>
      <w:pStyle w:val="NumerierteListeStufe2"/>
      <w:lvlText w:val="%1)"/>
      <w:lvlJc w:val="left"/>
      <w:pPr>
        <w:tabs>
          <w:tab w:val="num" w:pos="1134"/>
        </w:tabs>
        <w:ind w:left="1134" w:hanging="567"/>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E75ACE"/>
    <w:multiLevelType w:val="hybridMultilevel"/>
    <w:tmpl w:val="74E2798A"/>
    <w:lvl w:ilvl="0" w:tplc="CD26D448">
      <w:start w:val="1"/>
      <w:numFmt w:val="bullet"/>
      <w:pStyle w:val="ListeStufe1"/>
      <w:lvlText w:val=""/>
      <w:lvlJc w:val="left"/>
      <w:pPr>
        <w:tabs>
          <w:tab w:val="num" w:pos="567"/>
        </w:tabs>
        <w:ind w:left="567" w:hanging="56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0A699C"/>
    <w:multiLevelType w:val="hybridMultilevel"/>
    <w:tmpl w:val="C9F8B496"/>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17" w15:restartNumberingAfterBreak="0">
    <w:nsid w:val="205B06FF"/>
    <w:multiLevelType w:val="multilevel"/>
    <w:tmpl w:val="2E4EB3DA"/>
    <w:numStyleLink w:val="aSysListeAufzhlungmitSymbolen"/>
  </w:abstractNum>
  <w:abstractNum w:abstractNumId="18" w15:restartNumberingAfterBreak="0">
    <w:nsid w:val="234C585C"/>
    <w:multiLevelType w:val="hybridMultilevel"/>
    <w:tmpl w:val="081EDB8C"/>
    <w:lvl w:ilvl="0" w:tplc="3A448F48">
      <w:start w:val="1"/>
      <w:numFmt w:val="bullet"/>
      <w:lvlText w:val="•"/>
      <w:lvlJc w:val="left"/>
      <w:pPr>
        <w:tabs>
          <w:tab w:val="num" w:pos="720"/>
        </w:tabs>
        <w:ind w:left="720" w:hanging="360"/>
      </w:pPr>
      <w:rPr>
        <w:rFonts w:ascii="Arial" w:hAnsi="Arial" w:cs="Times New Roman" w:hint="default"/>
      </w:rPr>
    </w:lvl>
    <w:lvl w:ilvl="1" w:tplc="41EEAFC6">
      <w:start w:val="876"/>
      <w:numFmt w:val="bullet"/>
      <w:lvlText w:val="–"/>
      <w:lvlJc w:val="left"/>
      <w:pPr>
        <w:tabs>
          <w:tab w:val="num" w:pos="1440"/>
        </w:tabs>
        <w:ind w:left="1440" w:hanging="360"/>
      </w:pPr>
      <w:rPr>
        <w:rFonts w:ascii="Arial" w:hAnsi="Arial" w:cs="Times New Roman" w:hint="default"/>
      </w:rPr>
    </w:lvl>
    <w:lvl w:ilvl="2" w:tplc="B51EE52C">
      <w:start w:val="1"/>
      <w:numFmt w:val="bullet"/>
      <w:lvlText w:val="•"/>
      <w:lvlJc w:val="left"/>
      <w:pPr>
        <w:tabs>
          <w:tab w:val="num" w:pos="2160"/>
        </w:tabs>
        <w:ind w:left="2160" w:hanging="360"/>
      </w:pPr>
      <w:rPr>
        <w:rFonts w:ascii="Arial" w:hAnsi="Arial" w:cs="Times New Roman" w:hint="default"/>
      </w:rPr>
    </w:lvl>
    <w:lvl w:ilvl="3" w:tplc="7D768FAE">
      <w:start w:val="1"/>
      <w:numFmt w:val="bullet"/>
      <w:lvlText w:val="•"/>
      <w:lvlJc w:val="left"/>
      <w:pPr>
        <w:tabs>
          <w:tab w:val="num" w:pos="2880"/>
        </w:tabs>
        <w:ind w:left="2880" w:hanging="360"/>
      </w:pPr>
      <w:rPr>
        <w:rFonts w:ascii="Arial" w:hAnsi="Arial" w:cs="Times New Roman" w:hint="default"/>
      </w:rPr>
    </w:lvl>
    <w:lvl w:ilvl="4" w:tplc="8DA0B11C">
      <w:start w:val="1"/>
      <w:numFmt w:val="bullet"/>
      <w:lvlText w:val="•"/>
      <w:lvlJc w:val="left"/>
      <w:pPr>
        <w:tabs>
          <w:tab w:val="num" w:pos="3600"/>
        </w:tabs>
        <w:ind w:left="3600" w:hanging="360"/>
      </w:pPr>
      <w:rPr>
        <w:rFonts w:ascii="Arial" w:hAnsi="Arial" w:cs="Times New Roman" w:hint="default"/>
      </w:rPr>
    </w:lvl>
    <w:lvl w:ilvl="5" w:tplc="FF087152">
      <w:start w:val="1"/>
      <w:numFmt w:val="bullet"/>
      <w:lvlText w:val="•"/>
      <w:lvlJc w:val="left"/>
      <w:pPr>
        <w:tabs>
          <w:tab w:val="num" w:pos="4320"/>
        </w:tabs>
        <w:ind w:left="4320" w:hanging="360"/>
      </w:pPr>
      <w:rPr>
        <w:rFonts w:ascii="Arial" w:hAnsi="Arial" w:cs="Times New Roman" w:hint="default"/>
      </w:rPr>
    </w:lvl>
    <w:lvl w:ilvl="6" w:tplc="E046628E">
      <w:start w:val="1"/>
      <w:numFmt w:val="bullet"/>
      <w:lvlText w:val="•"/>
      <w:lvlJc w:val="left"/>
      <w:pPr>
        <w:tabs>
          <w:tab w:val="num" w:pos="5040"/>
        </w:tabs>
        <w:ind w:left="5040" w:hanging="360"/>
      </w:pPr>
      <w:rPr>
        <w:rFonts w:ascii="Arial" w:hAnsi="Arial" w:cs="Times New Roman" w:hint="default"/>
      </w:rPr>
    </w:lvl>
    <w:lvl w:ilvl="7" w:tplc="5412B48E">
      <w:start w:val="1"/>
      <w:numFmt w:val="bullet"/>
      <w:lvlText w:val="•"/>
      <w:lvlJc w:val="left"/>
      <w:pPr>
        <w:tabs>
          <w:tab w:val="num" w:pos="5760"/>
        </w:tabs>
        <w:ind w:left="5760" w:hanging="360"/>
      </w:pPr>
      <w:rPr>
        <w:rFonts w:ascii="Arial" w:hAnsi="Arial" w:cs="Times New Roman" w:hint="default"/>
      </w:rPr>
    </w:lvl>
    <w:lvl w:ilvl="8" w:tplc="1D50114A">
      <w:start w:val="1"/>
      <w:numFmt w:val="bullet"/>
      <w:lvlText w:val="•"/>
      <w:lvlJc w:val="left"/>
      <w:pPr>
        <w:tabs>
          <w:tab w:val="num" w:pos="6480"/>
        </w:tabs>
        <w:ind w:left="6480" w:hanging="360"/>
      </w:pPr>
      <w:rPr>
        <w:rFonts w:ascii="Arial" w:hAnsi="Arial" w:cs="Times New Roman" w:hint="default"/>
      </w:rPr>
    </w:lvl>
  </w:abstractNum>
  <w:abstractNum w:abstractNumId="19" w15:restartNumberingAfterBreak="0">
    <w:nsid w:val="23D43814"/>
    <w:multiLevelType w:val="hybridMultilevel"/>
    <w:tmpl w:val="22F22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3E55281"/>
    <w:multiLevelType w:val="hybridMultilevel"/>
    <w:tmpl w:val="B4281340"/>
    <w:lvl w:ilvl="0" w:tplc="A03C9C64">
      <w:start w:val="1"/>
      <w:numFmt w:val="bullet"/>
      <w:pStyle w:val="ListeStufe4"/>
      <w:lvlText w:val=""/>
      <w:lvlJc w:val="left"/>
      <w:pPr>
        <w:tabs>
          <w:tab w:val="num" w:pos="2268"/>
        </w:tabs>
        <w:ind w:left="2268" w:hanging="567"/>
      </w:pPr>
      <w:rPr>
        <w:rFonts w:ascii="Wingdings" w:hAnsi="Wingdings" w:hint="default"/>
        <w:sz w:val="20"/>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9F72610"/>
    <w:multiLevelType w:val="multilevel"/>
    <w:tmpl w:val="2E4EB3DA"/>
    <w:styleLink w:val="aSysListeAufzhlungmitSymbolen"/>
    <w:lvl w:ilvl="0">
      <w:start w:val="1"/>
      <w:numFmt w:val="bullet"/>
      <w:pStyle w:val="Aufzhlung1"/>
      <w:lvlText w:val=""/>
      <w:lvlJc w:val="left"/>
      <w:pPr>
        <w:ind w:left="284" w:hanging="284"/>
      </w:pPr>
      <w:rPr>
        <w:rFonts w:ascii="Wingdings 2" w:hAnsi="Wingdings 2" w:hint="default"/>
        <w:color w:val="0070C0"/>
        <w:sz w:val="20"/>
        <w:vertAlign w:val="baseline"/>
      </w:rPr>
    </w:lvl>
    <w:lvl w:ilvl="1">
      <w:start w:val="1"/>
      <w:numFmt w:val="bullet"/>
      <w:pStyle w:val="Aufzhlung2"/>
      <w:lvlText w:val="‒"/>
      <w:lvlJc w:val="left"/>
      <w:pPr>
        <w:ind w:left="567" w:hanging="283"/>
      </w:pPr>
      <w:rPr>
        <w:rFonts w:ascii="Arial" w:hAnsi="Arial" w:hint="default"/>
      </w:rPr>
    </w:lvl>
    <w:lvl w:ilvl="2">
      <w:start w:val="1"/>
      <w:numFmt w:val="bullet"/>
      <w:pStyle w:val="Aufzhlung3"/>
      <w:lvlText w:val=""/>
      <w:lvlJc w:val="left"/>
      <w:pPr>
        <w:ind w:left="851" w:hanging="284"/>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2" w15:restartNumberingAfterBreak="0">
    <w:nsid w:val="2FC97F25"/>
    <w:multiLevelType w:val="hybridMultilevel"/>
    <w:tmpl w:val="2930956A"/>
    <w:lvl w:ilvl="0" w:tplc="72D2447A">
      <w:start w:val="1"/>
      <w:numFmt w:val="bullet"/>
      <w:pStyle w:val="Aufzhlungszeichen"/>
      <w:lvlText w:val=""/>
      <w:lvlJc w:val="left"/>
      <w:pPr>
        <w:ind w:left="720" w:hanging="360"/>
      </w:pPr>
      <w:rPr>
        <w:rFonts w:ascii="Wingdings" w:hAnsi="Wingdings" w:hint="default"/>
        <w:color w:val="0068A9"/>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0543B8A"/>
    <w:multiLevelType w:val="hybridMultilevel"/>
    <w:tmpl w:val="75B410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0D04B67"/>
    <w:multiLevelType w:val="hybridMultilevel"/>
    <w:tmpl w:val="A3768A74"/>
    <w:lvl w:ilvl="0" w:tplc="16E8321C">
      <w:start w:val="1"/>
      <w:numFmt w:val="lowerRoman"/>
      <w:pStyle w:val="NumerierteListeStufe3"/>
      <w:lvlText w:val="%1."/>
      <w:lvlJc w:val="left"/>
      <w:pPr>
        <w:tabs>
          <w:tab w:val="num" w:pos="1701"/>
        </w:tabs>
        <w:ind w:left="1701" w:hanging="567"/>
      </w:pPr>
      <w:rPr>
        <w:rFonts w:ascii="Garamond" w:hAnsi="Garamond" w:hint="default"/>
        <w:b w:val="0"/>
        <w:i w:val="0"/>
        <w:sz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355F421F"/>
    <w:multiLevelType w:val="hybridMultilevel"/>
    <w:tmpl w:val="C67C11EC"/>
    <w:lvl w:ilvl="0" w:tplc="04070001">
      <w:start w:val="1"/>
      <w:numFmt w:val="bullet"/>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7D80D42"/>
    <w:multiLevelType w:val="multilevel"/>
    <w:tmpl w:val="C9848662"/>
    <w:lvl w:ilvl="0">
      <w:start w:val="1"/>
      <w:numFmt w:val="decimal"/>
      <w:lvlText w:val="%1"/>
      <w:lvlJc w:val="left"/>
      <w:pPr>
        <w:tabs>
          <w:tab w:val="num" w:pos="567"/>
        </w:tabs>
        <w:ind w:left="567" w:hanging="567"/>
      </w:pPr>
      <w:rPr>
        <w:rFonts w:ascii="Arial" w:hAnsi="Arial" w:hint="default"/>
        <w:b/>
        <w:i w:val="0"/>
        <w:sz w:val="32"/>
      </w:rPr>
    </w:lvl>
    <w:lvl w:ilvl="1">
      <w:start w:val="1"/>
      <w:numFmt w:val="decimal"/>
      <w:lvlText w:val="%1.%2"/>
      <w:lvlJc w:val="left"/>
      <w:pPr>
        <w:tabs>
          <w:tab w:val="num" w:pos="567"/>
        </w:tabs>
        <w:ind w:left="567" w:hanging="567"/>
      </w:pPr>
      <w:rPr>
        <w:rFonts w:ascii="Arial" w:hAnsi="Arial" w:hint="default"/>
        <w:b/>
        <w:i w:val="0"/>
        <w:color w:val="0068A9"/>
        <w:sz w:val="28"/>
        <w:szCs w:val="24"/>
      </w:rPr>
    </w:lvl>
    <w:lvl w:ilvl="2">
      <w:start w:val="1"/>
      <w:numFmt w:val="decimal"/>
      <w:lvlText w:val="%1.%2.%3"/>
      <w:lvlJc w:val="left"/>
      <w:pPr>
        <w:tabs>
          <w:tab w:val="num" w:pos="720"/>
        </w:tabs>
        <w:ind w:left="720" w:hanging="720"/>
      </w:pPr>
      <w:rPr>
        <w:rFonts w:hint="default"/>
        <w:b/>
        <w:i w:val="0"/>
        <w:color w:val="0068A9"/>
        <w:sz w:val="24"/>
      </w:rPr>
    </w:lvl>
    <w:lvl w:ilvl="3">
      <w:start w:val="1"/>
      <w:numFmt w:val="decimal"/>
      <w:lvlText w:val="%1.%2.%3.%4"/>
      <w:lvlJc w:val="left"/>
      <w:pPr>
        <w:tabs>
          <w:tab w:val="num" w:pos="1080"/>
        </w:tabs>
        <w:ind w:left="864" w:hanging="864"/>
      </w:pPr>
      <w:rPr>
        <w:rFonts w:hint="default"/>
      </w:rPr>
    </w:lvl>
    <w:lvl w:ilvl="4">
      <w:start w:val="1"/>
      <w:numFmt w:val="decimal"/>
      <w:pStyle w:val="berschrift5"/>
      <w:lvlText w:val="%1.%2.%3.%4.%5"/>
      <w:lvlJc w:val="left"/>
      <w:pPr>
        <w:tabs>
          <w:tab w:val="num" w:pos="1440"/>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7" w15:restartNumberingAfterBreak="0">
    <w:nsid w:val="3AC972B6"/>
    <w:multiLevelType w:val="hybridMultilevel"/>
    <w:tmpl w:val="C2F4A274"/>
    <w:lvl w:ilvl="0" w:tplc="EA86AB5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3D8B2E49"/>
    <w:multiLevelType w:val="hybridMultilevel"/>
    <w:tmpl w:val="CEB2FBD4"/>
    <w:lvl w:ilvl="0" w:tplc="CED415EC">
      <w:start w:val="1"/>
      <w:numFmt w:val="decimal"/>
      <w:pStyle w:val="FormatvorlageNumerierteListeStufe1Links0cmErsteZeile0cm"/>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43194652"/>
    <w:multiLevelType w:val="hybridMultilevel"/>
    <w:tmpl w:val="C0C4B8EA"/>
    <w:lvl w:ilvl="0" w:tplc="66BCD66E">
      <w:numFmt w:val="bullet"/>
      <w:lvlText w:val="-"/>
      <w:lvlJc w:val="left"/>
      <w:pPr>
        <w:ind w:left="720" w:hanging="360"/>
      </w:pPr>
      <w:rPr>
        <w:rFonts w:ascii="Arial" w:eastAsiaTheme="majorEastAsia"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9B966A9"/>
    <w:multiLevelType w:val="hybridMultilevel"/>
    <w:tmpl w:val="2DA2F464"/>
    <w:lvl w:ilvl="0" w:tplc="8BB6339C">
      <w:numFmt w:val="bullet"/>
      <w:lvlText w:val="-"/>
      <w:lvlJc w:val="left"/>
      <w:pPr>
        <w:ind w:left="927" w:hanging="360"/>
      </w:pPr>
      <w:rPr>
        <w:rFonts w:ascii="Calibri" w:eastAsiaTheme="minorHAnsi" w:hAnsi="Calibri" w:cs="Calibri" w:hint="default"/>
      </w:rPr>
    </w:lvl>
    <w:lvl w:ilvl="1" w:tplc="04070003">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31" w15:restartNumberingAfterBreak="0">
    <w:nsid w:val="5B8B3FDB"/>
    <w:multiLevelType w:val="multilevel"/>
    <w:tmpl w:val="020A7756"/>
    <w:lvl w:ilvl="0">
      <w:start w:val="2"/>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ED54F75"/>
    <w:multiLevelType w:val="hybridMultilevel"/>
    <w:tmpl w:val="D1FAED98"/>
    <w:lvl w:ilvl="0" w:tplc="681A1C30">
      <w:start w:val="1"/>
      <w:numFmt w:val="bullet"/>
      <w:pStyle w:val="ListeStufe3"/>
      <w:lvlText w:val="-"/>
      <w:lvlJc w:val="left"/>
      <w:pPr>
        <w:tabs>
          <w:tab w:val="num" w:pos="1701"/>
        </w:tabs>
        <w:ind w:left="1701" w:hanging="567"/>
      </w:pPr>
      <w:rPr>
        <w:rFonts w:ascii="Garamond" w:hAnsi="Garamond"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482DB0"/>
    <w:multiLevelType w:val="multilevel"/>
    <w:tmpl w:val="AB4CF70C"/>
    <w:lvl w:ilvl="0">
      <w:start w:val="1"/>
      <w:numFmt w:val="bullet"/>
      <w:pStyle w:val="TabelleAufzhlung"/>
      <w:lvlText w:val=""/>
      <w:lvlJc w:val="left"/>
      <w:pPr>
        <w:ind w:left="284" w:hanging="284"/>
      </w:pPr>
      <w:rPr>
        <w:rFonts w:ascii="Wingdings 2" w:hAnsi="Wingdings 2" w:hint="default"/>
        <w:color w:val="0070C0"/>
        <w:sz w:val="16"/>
        <w:vertAlign w:val="baseline"/>
      </w:rPr>
    </w:lvl>
    <w:lvl w:ilvl="1">
      <w:start w:val="1"/>
      <w:numFmt w:val="bullet"/>
      <w:pStyle w:val="TabelleAufzhlung2EbeneSymbol"/>
      <w:lvlText w:val="‒"/>
      <w:lvlJc w:val="left"/>
      <w:pPr>
        <w:ind w:left="567" w:hanging="283"/>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9C15F45"/>
    <w:multiLevelType w:val="hybridMultilevel"/>
    <w:tmpl w:val="A67A037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ABE3FBB"/>
    <w:multiLevelType w:val="hybridMultilevel"/>
    <w:tmpl w:val="399C95CE"/>
    <w:lvl w:ilvl="0" w:tplc="854C5500">
      <w:start w:val="26"/>
      <w:numFmt w:val="bullet"/>
      <w:lvlText w:val="-"/>
      <w:lvlJc w:val="left"/>
      <w:pPr>
        <w:ind w:left="1287" w:hanging="360"/>
      </w:pPr>
      <w:rPr>
        <w:rFonts w:ascii="Calibri" w:eastAsiaTheme="minorHAnsi" w:hAnsi="Calibri" w:cs="Calibri" w:hint="default"/>
      </w:rPr>
    </w:lvl>
    <w:lvl w:ilvl="1" w:tplc="04070003">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6C4A223C"/>
    <w:multiLevelType w:val="hybridMultilevel"/>
    <w:tmpl w:val="0F2ED6F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1812AFF"/>
    <w:multiLevelType w:val="hybridMultilevel"/>
    <w:tmpl w:val="17C4FD22"/>
    <w:lvl w:ilvl="0" w:tplc="3124BC02">
      <w:start w:val="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2D767F3"/>
    <w:multiLevelType w:val="hybridMultilevel"/>
    <w:tmpl w:val="0EC02E32"/>
    <w:lvl w:ilvl="0" w:tplc="5D1C5BE0">
      <w:numFmt w:val="bullet"/>
      <w:lvlText w:val="-"/>
      <w:lvlJc w:val="left"/>
      <w:pPr>
        <w:ind w:left="1068" w:hanging="360"/>
      </w:pPr>
      <w:rPr>
        <w:rFonts w:ascii="Calibri" w:eastAsiaTheme="minorHAnsi" w:hAnsi="Calibri" w:cs="Calibr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9" w15:restartNumberingAfterBreak="0">
    <w:nsid w:val="7C576F08"/>
    <w:multiLevelType w:val="hybridMultilevel"/>
    <w:tmpl w:val="DE7823A8"/>
    <w:lvl w:ilvl="0" w:tplc="51F20DC4">
      <w:start w:val="1"/>
      <w:numFmt w:val="bullet"/>
      <w:pStyle w:val="Aufzhlungszeicheneingerckt"/>
      <w:lvlText w:val=""/>
      <w:lvlJc w:val="left"/>
      <w:pPr>
        <w:ind w:left="720" w:hanging="360"/>
      </w:pPr>
      <w:rPr>
        <w:rFonts w:ascii="Wingdings" w:hAnsi="Wingdings" w:hint="default"/>
        <w:color w:val="0068A9"/>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ED87329"/>
    <w:multiLevelType w:val="hybridMultilevel"/>
    <w:tmpl w:val="75B410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88277648">
    <w:abstractNumId w:val="14"/>
  </w:num>
  <w:num w:numId="2" w16cid:durableId="1899976949">
    <w:abstractNumId w:val="15"/>
  </w:num>
  <w:num w:numId="3" w16cid:durableId="1954744440">
    <w:abstractNumId w:val="11"/>
  </w:num>
  <w:num w:numId="4" w16cid:durableId="710542295">
    <w:abstractNumId w:val="32"/>
  </w:num>
  <w:num w:numId="5" w16cid:durableId="975573636">
    <w:abstractNumId w:val="20"/>
  </w:num>
  <w:num w:numId="6" w16cid:durableId="144274977">
    <w:abstractNumId w:val="24"/>
  </w:num>
  <w:num w:numId="7" w16cid:durableId="239874164">
    <w:abstractNumId w:val="12"/>
  </w:num>
  <w:num w:numId="8" w16cid:durableId="1734504920">
    <w:abstractNumId w:val="28"/>
  </w:num>
  <w:num w:numId="9" w16cid:durableId="1489590135">
    <w:abstractNumId w:val="5"/>
  </w:num>
  <w:num w:numId="10" w16cid:durableId="324554481">
    <w:abstractNumId w:val="26"/>
  </w:num>
  <w:num w:numId="11" w16cid:durableId="1358198596">
    <w:abstractNumId w:val="39"/>
  </w:num>
  <w:num w:numId="12" w16cid:durableId="1670478272">
    <w:abstractNumId w:val="22"/>
  </w:num>
  <w:num w:numId="13" w16cid:durableId="1401098075">
    <w:abstractNumId w:val="21"/>
  </w:num>
  <w:num w:numId="14" w16cid:durableId="441190683">
    <w:abstractNumId w:val="17"/>
    <w:lvlOverride w:ilvl="0">
      <w:lvl w:ilvl="0">
        <w:start w:val="1"/>
        <w:numFmt w:val="bullet"/>
        <w:pStyle w:val="Aufzhlung1"/>
        <w:lvlText w:val=""/>
        <w:lvlJc w:val="left"/>
        <w:pPr>
          <w:ind w:left="284" w:hanging="284"/>
        </w:pPr>
        <w:rPr>
          <w:rFonts w:ascii="Wingdings 2" w:hAnsi="Wingdings 2" w:hint="default"/>
          <w:color w:val="0070C0"/>
          <w:sz w:val="20"/>
          <w:vertAlign w:val="baseline"/>
          <w:lang w:val="en-US"/>
        </w:rPr>
      </w:lvl>
    </w:lvlOverride>
    <w:lvlOverride w:ilvl="1">
      <w:lvl w:ilvl="1">
        <w:start w:val="1"/>
        <w:numFmt w:val="bullet"/>
        <w:pStyle w:val="Aufzhlung2"/>
        <w:lvlText w:val="‒"/>
        <w:lvlJc w:val="left"/>
        <w:pPr>
          <w:ind w:left="567" w:hanging="283"/>
        </w:pPr>
        <w:rPr>
          <w:rFonts w:ascii="Arial" w:hAnsi="Arial" w:hint="default"/>
          <w:lang w:val="de-DE"/>
        </w:rPr>
      </w:lvl>
    </w:lvlOverride>
  </w:num>
  <w:num w:numId="15" w16cid:durableId="783379673">
    <w:abstractNumId w:val="9"/>
  </w:num>
  <w:num w:numId="16" w16cid:durableId="745105781">
    <w:abstractNumId w:val="33"/>
  </w:num>
  <w:num w:numId="17" w16cid:durableId="812909337">
    <w:abstractNumId w:val="10"/>
  </w:num>
  <w:num w:numId="18" w16cid:durableId="1256281581">
    <w:abstractNumId w:val="8"/>
    <w:lvlOverride w:ilvl="0">
      <w:lvl w:ilvl="0">
        <w:start w:val="1"/>
        <w:numFmt w:val="decimal"/>
        <w:pStyle w:val="berschrift1"/>
        <w:lvlText w:val="%1"/>
        <w:lvlJc w:val="left"/>
        <w:pPr>
          <w:tabs>
            <w:tab w:val="num" w:pos="992"/>
          </w:tabs>
          <w:ind w:left="992" w:hanging="992"/>
        </w:pPr>
        <w:rPr>
          <w:rFonts w:ascii="Arial" w:hAnsi="Arial" w:hint="default"/>
          <w:b/>
          <w:i w:val="0"/>
          <w:color w:val="0068A9" w:themeColor="accent2"/>
          <w:sz w:val="32"/>
          <w:u w:color="0068A9" w:themeColor="accent2"/>
        </w:rPr>
      </w:lvl>
    </w:lvlOverride>
    <w:lvlOverride w:ilvl="1">
      <w:lvl w:ilvl="1">
        <w:start w:val="1"/>
        <w:numFmt w:val="decimal"/>
        <w:pStyle w:val="berschrift2"/>
        <w:lvlText w:val="%1.%2"/>
        <w:lvlJc w:val="left"/>
        <w:pPr>
          <w:tabs>
            <w:tab w:val="num" w:pos="992"/>
          </w:tabs>
          <w:ind w:left="992" w:hanging="992"/>
        </w:pPr>
        <w:rPr>
          <w:rFonts w:ascii="Arial" w:hAnsi="Arial" w:hint="default"/>
          <w:b/>
          <w:i w:val="0"/>
          <w:color w:val="0068A9"/>
          <w:sz w:val="28"/>
          <w:szCs w:val="24"/>
          <w:u w:color="0068A9" w:themeColor="accent2"/>
        </w:rPr>
      </w:lvl>
    </w:lvlOverride>
    <w:lvlOverride w:ilvl="2">
      <w:lvl w:ilvl="2">
        <w:start w:val="1"/>
        <w:numFmt w:val="decimal"/>
        <w:pStyle w:val="berschrift3"/>
        <w:lvlText w:val="%1.%2.%3"/>
        <w:lvlJc w:val="left"/>
        <w:pPr>
          <w:tabs>
            <w:tab w:val="num" w:pos="992"/>
          </w:tabs>
          <w:ind w:left="992" w:hanging="992"/>
        </w:pPr>
        <w:rPr>
          <w:rFonts w:hint="default"/>
          <w:b/>
          <w:i w:val="0"/>
          <w:color w:val="0068A9"/>
          <w:sz w:val="24"/>
          <w:u w:color="0068A9" w:themeColor="accent2"/>
        </w:rPr>
      </w:lvl>
    </w:lvlOverride>
    <w:lvlOverride w:ilvl="3">
      <w:lvl w:ilvl="3">
        <w:start w:val="1"/>
        <w:numFmt w:val="lowerLetter"/>
        <w:pStyle w:val="Aufzhlung2Ebene"/>
        <w:lvlText w:val="%4)"/>
        <w:lvlJc w:val="left"/>
        <w:pPr>
          <w:tabs>
            <w:tab w:val="num" w:pos="1276"/>
          </w:tabs>
          <w:ind w:left="1276" w:hanging="284"/>
        </w:pPr>
        <w:rPr>
          <w:rFonts w:hint="default"/>
        </w:rPr>
      </w:lvl>
    </w:lvlOverride>
    <w:lvlOverride w:ilvl="4">
      <w:lvl w:ilvl="4">
        <w:start w:val="1"/>
        <w:numFmt w:val="decimal"/>
        <w:pStyle w:val="Aufzhlungszeichen3"/>
        <w:lvlText w:val="(%5)"/>
        <w:lvlJc w:val="left"/>
        <w:pPr>
          <w:tabs>
            <w:tab w:val="num" w:pos="1418"/>
          </w:tabs>
          <w:ind w:left="1276" w:firstLine="0"/>
        </w:pPr>
        <w:rPr>
          <w:rFonts w:hint="default"/>
        </w:rPr>
      </w:lvl>
    </w:lvlOverride>
    <w:lvlOverride w:ilvl="5">
      <w:lvl w:ilvl="5">
        <w:start w:val="1"/>
        <w:numFmt w:val="none"/>
        <w:lvlRestart w:val="2"/>
        <w:pStyle w:val="Aufzhlungszeichen4"/>
        <w:lvlText w:val="%1.%2.%3."/>
        <w:lvlJc w:val="left"/>
        <w:pPr>
          <w:tabs>
            <w:tab w:val="num" w:pos="1152"/>
          </w:tabs>
          <w:ind w:left="1152" w:hanging="1152"/>
        </w:pPr>
        <w:rPr>
          <w:rFonts w:hint="default"/>
        </w:rPr>
      </w:lvl>
    </w:lvlOverride>
    <w:lvlOverride w:ilvl="6">
      <w:lvl w:ilvl="6">
        <w:start w:val="1"/>
        <w:numFmt w:val="decimal"/>
        <w:lvlRestart w:val="3"/>
        <w:pStyle w:val="berschrift4"/>
        <w:lvlText w:val="%1.%2.%3.%7"/>
        <w:lvlJc w:val="left"/>
        <w:pPr>
          <w:tabs>
            <w:tab w:val="num" w:pos="992"/>
          </w:tabs>
          <w:ind w:left="992" w:hanging="992"/>
        </w:pPr>
        <w:rPr>
          <w:rFonts w:hint="default"/>
          <w:b/>
          <w:i w:val="0"/>
          <w:color w:val="0068A9" w:themeColor="accent2"/>
          <w:sz w:val="24"/>
          <w:szCs w:val="24"/>
          <w:u w:color="0068A9" w:themeColor="accent2"/>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9" w16cid:durableId="1084646577">
    <w:abstractNumId w:val="18"/>
  </w:num>
  <w:num w:numId="20" w16cid:durableId="1161851608">
    <w:abstractNumId w:val="33"/>
  </w:num>
  <w:num w:numId="21" w16cid:durableId="1690913901">
    <w:abstractNumId w:val="4"/>
  </w:num>
  <w:num w:numId="22" w16cid:durableId="2122996161">
    <w:abstractNumId w:val="6"/>
  </w:num>
  <w:num w:numId="23" w16cid:durableId="1467771245">
    <w:abstractNumId w:val="3"/>
  </w:num>
  <w:num w:numId="24" w16cid:durableId="676998872">
    <w:abstractNumId w:val="2"/>
  </w:num>
  <w:num w:numId="25" w16cid:durableId="958605269">
    <w:abstractNumId w:val="1"/>
  </w:num>
  <w:num w:numId="26" w16cid:durableId="1322389615">
    <w:abstractNumId w:val="0"/>
  </w:num>
  <w:num w:numId="27" w16cid:durableId="911547142">
    <w:abstractNumId w:val="33"/>
  </w:num>
  <w:num w:numId="28" w16cid:durableId="2032946582">
    <w:abstractNumId w:val="33"/>
  </w:num>
  <w:num w:numId="29" w16cid:durableId="1055158916">
    <w:abstractNumId w:val="25"/>
  </w:num>
  <w:num w:numId="30" w16cid:durableId="326829140">
    <w:abstractNumId w:val="13"/>
  </w:num>
  <w:num w:numId="31" w16cid:durableId="1040741405">
    <w:abstractNumId w:val="17"/>
  </w:num>
  <w:num w:numId="32" w16cid:durableId="543056371">
    <w:abstractNumId w:val="17"/>
    <w:lvlOverride w:ilvl="0">
      <w:lvl w:ilvl="0">
        <w:start w:val="1"/>
        <w:numFmt w:val="bullet"/>
        <w:pStyle w:val="Aufzhlung1"/>
        <w:lvlText w:val=""/>
        <w:lvlJc w:val="left"/>
        <w:pPr>
          <w:ind w:left="284" w:hanging="284"/>
        </w:pPr>
        <w:rPr>
          <w:rFonts w:ascii="Wingdings 2" w:hAnsi="Wingdings 2" w:hint="default"/>
          <w:color w:val="0070C0"/>
          <w:sz w:val="20"/>
          <w:vertAlign w:val="baseline"/>
          <w:lang w:val="de-DE"/>
        </w:rPr>
      </w:lvl>
    </w:lvlOverride>
    <w:lvlOverride w:ilvl="1">
      <w:lvl w:ilvl="1">
        <w:start w:val="1"/>
        <w:numFmt w:val="bullet"/>
        <w:pStyle w:val="Aufzhlung2"/>
        <w:lvlText w:val="‒"/>
        <w:lvlJc w:val="left"/>
        <w:pPr>
          <w:ind w:left="567" w:hanging="283"/>
        </w:pPr>
        <w:rPr>
          <w:rFonts w:ascii="Arial" w:hAnsi="Arial" w:hint="default"/>
          <w:lang w:val="de-DE"/>
        </w:rPr>
      </w:lvl>
    </w:lvlOverride>
  </w:num>
  <w:num w:numId="33" w16cid:durableId="146820444">
    <w:abstractNumId w:val="8"/>
  </w:num>
  <w:num w:numId="34" w16cid:durableId="1562059675">
    <w:abstractNumId w:val="29"/>
  </w:num>
  <w:num w:numId="35" w16cid:durableId="549850515">
    <w:abstractNumId w:val="31"/>
  </w:num>
  <w:num w:numId="36" w16cid:durableId="1248804859">
    <w:abstractNumId w:val="27"/>
  </w:num>
  <w:num w:numId="37" w16cid:durableId="1762409564">
    <w:abstractNumId w:val="35"/>
  </w:num>
  <w:num w:numId="38" w16cid:durableId="1510675973">
    <w:abstractNumId w:val="30"/>
  </w:num>
  <w:num w:numId="39" w16cid:durableId="2048529617">
    <w:abstractNumId w:val="38"/>
  </w:num>
  <w:num w:numId="40" w16cid:durableId="78644608">
    <w:abstractNumId w:val="23"/>
  </w:num>
  <w:num w:numId="41" w16cid:durableId="238027345">
    <w:abstractNumId w:val="40"/>
  </w:num>
  <w:num w:numId="42" w16cid:durableId="1097600792">
    <w:abstractNumId w:val="37"/>
  </w:num>
  <w:num w:numId="43" w16cid:durableId="751850425">
    <w:abstractNumId w:val="16"/>
  </w:num>
  <w:num w:numId="44" w16cid:durableId="1902865638">
    <w:abstractNumId w:val="7"/>
  </w:num>
  <w:num w:numId="45" w16cid:durableId="1362125449">
    <w:abstractNumId w:val="34"/>
  </w:num>
  <w:num w:numId="46" w16cid:durableId="548493378">
    <w:abstractNumId w:val="19"/>
  </w:num>
  <w:num w:numId="47" w16cid:durableId="1737512537">
    <w:abstractNumId w:val="36"/>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mm, Maria">
    <w15:presenceInfo w15:providerId="AD" w15:userId="S::Maria.Stamm@Bertelsmann.de::bab554f0-d607-44cc-adde-32814aeb6ec4"/>
  </w15:person>
  <w15:person w15:author="Wiechmann, Niels">
    <w15:presenceInfo w15:providerId="AD" w15:userId="S::niels.wiechmann@bertelsmann.de::3d35aa0d-cc4c-4b8b-b78f-a07628970770"/>
  </w15:person>
  <w15:person w15:author="Herold, Christoph">
    <w15:presenceInfo w15:providerId="AD" w15:userId="S::Christoph.Herold@Bertelsmann.de::8e918a5b-38c4-4520-bd2f-55bfe8d7162a"/>
  </w15:person>
  <w15:person w15:author="Krietemeyer, Michael">
    <w15:presenceInfo w15:providerId="AD" w15:userId="S::Michael.Krietemeyer@bertelsmann.de::1e6b9bdc-c4bf-4595-9f8f-896785a8d6d7"/>
  </w15:person>
  <w15:person w15:author="Föls, Mathies">
    <w15:presenceInfo w15:providerId="AD" w15:userId="S::Mathies.Foels@bertelsmann.de::20cef44f-bde7-4b5b-86ab-59872165de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it-IT" w:vendorID="3" w:dllVersion="517" w:checkStyle="1"/>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4"/>
  <w:defaultTabStop w:val="284"/>
  <w:hyphenationZone w:val="425"/>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B5"/>
    <w:rsid w:val="00000CE7"/>
    <w:rsid w:val="00000D23"/>
    <w:rsid w:val="00001C37"/>
    <w:rsid w:val="00002192"/>
    <w:rsid w:val="000027F0"/>
    <w:rsid w:val="00002896"/>
    <w:rsid w:val="00002CE9"/>
    <w:rsid w:val="00002F28"/>
    <w:rsid w:val="00002F66"/>
    <w:rsid w:val="00005D4A"/>
    <w:rsid w:val="00006AA8"/>
    <w:rsid w:val="00006B0E"/>
    <w:rsid w:val="00010698"/>
    <w:rsid w:val="0001166F"/>
    <w:rsid w:val="00012F09"/>
    <w:rsid w:val="00012F40"/>
    <w:rsid w:val="00014591"/>
    <w:rsid w:val="000149B8"/>
    <w:rsid w:val="00014F46"/>
    <w:rsid w:val="000164F0"/>
    <w:rsid w:val="00017E76"/>
    <w:rsid w:val="0002053C"/>
    <w:rsid w:val="000239EC"/>
    <w:rsid w:val="00024421"/>
    <w:rsid w:val="000247F6"/>
    <w:rsid w:val="00025989"/>
    <w:rsid w:val="000268C4"/>
    <w:rsid w:val="00026A24"/>
    <w:rsid w:val="0002702E"/>
    <w:rsid w:val="000301B1"/>
    <w:rsid w:val="00030333"/>
    <w:rsid w:val="000305D3"/>
    <w:rsid w:val="000307C9"/>
    <w:rsid w:val="00030A23"/>
    <w:rsid w:val="00031C2A"/>
    <w:rsid w:val="00031C55"/>
    <w:rsid w:val="00034F2E"/>
    <w:rsid w:val="000365D0"/>
    <w:rsid w:val="00037321"/>
    <w:rsid w:val="00037A75"/>
    <w:rsid w:val="000419AC"/>
    <w:rsid w:val="00042593"/>
    <w:rsid w:val="00043744"/>
    <w:rsid w:val="00043DD9"/>
    <w:rsid w:val="0004425E"/>
    <w:rsid w:val="0004452C"/>
    <w:rsid w:val="00046905"/>
    <w:rsid w:val="000501BB"/>
    <w:rsid w:val="000528B9"/>
    <w:rsid w:val="000552E3"/>
    <w:rsid w:val="00055AAC"/>
    <w:rsid w:val="00055DE4"/>
    <w:rsid w:val="000567C2"/>
    <w:rsid w:val="0005743A"/>
    <w:rsid w:val="00057E93"/>
    <w:rsid w:val="000603F6"/>
    <w:rsid w:val="000617A9"/>
    <w:rsid w:val="000629AF"/>
    <w:rsid w:val="000631B1"/>
    <w:rsid w:val="000639A5"/>
    <w:rsid w:val="0006403C"/>
    <w:rsid w:val="00070527"/>
    <w:rsid w:val="0007052B"/>
    <w:rsid w:val="00070AA7"/>
    <w:rsid w:val="00070ECB"/>
    <w:rsid w:val="000719C3"/>
    <w:rsid w:val="00072945"/>
    <w:rsid w:val="00073414"/>
    <w:rsid w:val="000746A7"/>
    <w:rsid w:val="00074A74"/>
    <w:rsid w:val="00076A9B"/>
    <w:rsid w:val="00077E0E"/>
    <w:rsid w:val="00077F9D"/>
    <w:rsid w:val="00081113"/>
    <w:rsid w:val="00083601"/>
    <w:rsid w:val="00084DD5"/>
    <w:rsid w:val="000852FC"/>
    <w:rsid w:val="0008569F"/>
    <w:rsid w:val="00085C0E"/>
    <w:rsid w:val="00085CCD"/>
    <w:rsid w:val="0008734A"/>
    <w:rsid w:val="00087632"/>
    <w:rsid w:val="000910F6"/>
    <w:rsid w:val="0009206F"/>
    <w:rsid w:val="00092402"/>
    <w:rsid w:val="00093366"/>
    <w:rsid w:val="000945B0"/>
    <w:rsid w:val="00094B94"/>
    <w:rsid w:val="00095182"/>
    <w:rsid w:val="000962DF"/>
    <w:rsid w:val="000967D2"/>
    <w:rsid w:val="00097F02"/>
    <w:rsid w:val="000A0637"/>
    <w:rsid w:val="000A1C65"/>
    <w:rsid w:val="000A3255"/>
    <w:rsid w:val="000A5432"/>
    <w:rsid w:val="000A5A4E"/>
    <w:rsid w:val="000A6E63"/>
    <w:rsid w:val="000B0597"/>
    <w:rsid w:val="000B204B"/>
    <w:rsid w:val="000B2C12"/>
    <w:rsid w:val="000B4528"/>
    <w:rsid w:val="000B5198"/>
    <w:rsid w:val="000B6848"/>
    <w:rsid w:val="000C08A6"/>
    <w:rsid w:val="000C1A88"/>
    <w:rsid w:val="000C41CB"/>
    <w:rsid w:val="000C471D"/>
    <w:rsid w:val="000C4EE2"/>
    <w:rsid w:val="000C500F"/>
    <w:rsid w:val="000C507C"/>
    <w:rsid w:val="000C5BA0"/>
    <w:rsid w:val="000C6A58"/>
    <w:rsid w:val="000C6A5C"/>
    <w:rsid w:val="000D02BF"/>
    <w:rsid w:val="000D07DB"/>
    <w:rsid w:val="000D0825"/>
    <w:rsid w:val="000D09E1"/>
    <w:rsid w:val="000D159D"/>
    <w:rsid w:val="000D1AF5"/>
    <w:rsid w:val="000D347B"/>
    <w:rsid w:val="000D3C5D"/>
    <w:rsid w:val="000D3F18"/>
    <w:rsid w:val="000D4BDE"/>
    <w:rsid w:val="000D4D63"/>
    <w:rsid w:val="000D5726"/>
    <w:rsid w:val="000D5D11"/>
    <w:rsid w:val="000D623C"/>
    <w:rsid w:val="000D7099"/>
    <w:rsid w:val="000D759F"/>
    <w:rsid w:val="000E0822"/>
    <w:rsid w:val="000E0DB0"/>
    <w:rsid w:val="000E1FA1"/>
    <w:rsid w:val="000E20B7"/>
    <w:rsid w:val="000E4974"/>
    <w:rsid w:val="000E4B7D"/>
    <w:rsid w:val="000E574D"/>
    <w:rsid w:val="000E5D77"/>
    <w:rsid w:val="000E5E73"/>
    <w:rsid w:val="000E6B8E"/>
    <w:rsid w:val="000E6C32"/>
    <w:rsid w:val="000E6C5B"/>
    <w:rsid w:val="000E6F9D"/>
    <w:rsid w:val="000E727B"/>
    <w:rsid w:val="000E7394"/>
    <w:rsid w:val="000E7B7F"/>
    <w:rsid w:val="000F03DF"/>
    <w:rsid w:val="000F09B4"/>
    <w:rsid w:val="000F1E2F"/>
    <w:rsid w:val="000F3695"/>
    <w:rsid w:val="000F3C0A"/>
    <w:rsid w:val="000F45B3"/>
    <w:rsid w:val="000F52D0"/>
    <w:rsid w:val="000F57D1"/>
    <w:rsid w:val="000F7ABB"/>
    <w:rsid w:val="000F7EC2"/>
    <w:rsid w:val="0010000A"/>
    <w:rsid w:val="00100D41"/>
    <w:rsid w:val="001019CE"/>
    <w:rsid w:val="00101A7C"/>
    <w:rsid w:val="0010401A"/>
    <w:rsid w:val="00104139"/>
    <w:rsid w:val="00104C99"/>
    <w:rsid w:val="00107317"/>
    <w:rsid w:val="00111236"/>
    <w:rsid w:val="00111FC0"/>
    <w:rsid w:val="0011319D"/>
    <w:rsid w:val="001131DF"/>
    <w:rsid w:val="001157DB"/>
    <w:rsid w:val="00115B12"/>
    <w:rsid w:val="0011683A"/>
    <w:rsid w:val="00116F96"/>
    <w:rsid w:val="00117396"/>
    <w:rsid w:val="00120167"/>
    <w:rsid w:val="0012071E"/>
    <w:rsid w:val="00120A66"/>
    <w:rsid w:val="00121821"/>
    <w:rsid w:val="001257F1"/>
    <w:rsid w:val="0012615F"/>
    <w:rsid w:val="0012712A"/>
    <w:rsid w:val="00127AF4"/>
    <w:rsid w:val="001304A9"/>
    <w:rsid w:val="0013089D"/>
    <w:rsid w:val="001322EC"/>
    <w:rsid w:val="00132FC5"/>
    <w:rsid w:val="00134343"/>
    <w:rsid w:val="00134C71"/>
    <w:rsid w:val="00135477"/>
    <w:rsid w:val="001357FF"/>
    <w:rsid w:val="00136FDF"/>
    <w:rsid w:val="001409BC"/>
    <w:rsid w:val="001420A2"/>
    <w:rsid w:val="0014256A"/>
    <w:rsid w:val="001429C6"/>
    <w:rsid w:val="00142F60"/>
    <w:rsid w:val="00143548"/>
    <w:rsid w:val="001435B3"/>
    <w:rsid w:val="00143BCA"/>
    <w:rsid w:val="00144CBA"/>
    <w:rsid w:val="00145451"/>
    <w:rsid w:val="001456CD"/>
    <w:rsid w:val="00145A15"/>
    <w:rsid w:val="00145DC7"/>
    <w:rsid w:val="00146C21"/>
    <w:rsid w:val="00150B9B"/>
    <w:rsid w:val="00150BC2"/>
    <w:rsid w:val="001521FC"/>
    <w:rsid w:val="001522FD"/>
    <w:rsid w:val="00153741"/>
    <w:rsid w:val="0015378F"/>
    <w:rsid w:val="001539F4"/>
    <w:rsid w:val="00153E67"/>
    <w:rsid w:val="00154613"/>
    <w:rsid w:val="00154861"/>
    <w:rsid w:val="0015677F"/>
    <w:rsid w:val="00156FCE"/>
    <w:rsid w:val="00157024"/>
    <w:rsid w:val="00162802"/>
    <w:rsid w:val="001630F5"/>
    <w:rsid w:val="00165042"/>
    <w:rsid w:val="00165A56"/>
    <w:rsid w:val="0016665C"/>
    <w:rsid w:val="001666D8"/>
    <w:rsid w:val="00170587"/>
    <w:rsid w:val="00172431"/>
    <w:rsid w:val="00173F57"/>
    <w:rsid w:val="0017401B"/>
    <w:rsid w:val="001758E0"/>
    <w:rsid w:val="00175D73"/>
    <w:rsid w:val="001770B1"/>
    <w:rsid w:val="00180FD9"/>
    <w:rsid w:val="0018287D"/>
    <w:rsid w:val="001841E4"/>
    <w:rsid w:val="00184ADA"/>
    <w:rsid w:val="001853BB"/>
    <w:rsid w:val="00185CA7"/>
    <w:rsid w:val="00185EFD"/>
    <w:rsid w:val="00186089"/>
    <w:rsid w:val="00186532"/>
    <w:rsid w:val="00187C1D"/>
    <w:rsid w:val="00191419"/>
    <w:rsid w:val="001921C8"/>
    <w:rsid w:val="00194532"/>
    <w:rsid w:val="001945F1"/>
    <w:rsid w:val="00194EA9"/>
    <w:rsid w:val="001952A6"/>
    <w:rsid w:val="00195612"/>
    <w:rsid w:val="00195BFF"/>
    <w:rsid w:val="00196E90"/>
    <w:rsid w:val="00197693"/>
    <w:rsid w:val="00197FEE"/>
    <w:rsid w:val="001A0223"/>
    <w:rsid w:val="001A0362"/>
    <w:rsid w:val="001A1811"/>
    <w:rsid w:val="001A195C"/>
    <w:rsid w:val="001A289C"/>
    <w:rsid w:val="001A2F3B"/>
    <w:rsid w:val="001A2F50"/>
    <w:rsid w:val="001A45C0"/>
    <w:rsid w:val="001A4C02"/>
    <w:rsid w:val="001A7DA6"/>
    <w:rsid w:val="001B0A5C"/>
    <w:rsid w:val="001B0AA7"/>
    <w:rsid w:val="001B0C2B"/>
    <w:rsid w:val="001B2576"/>
    <w:rsid w:val="001B29AF"/>
    <w:rsid w:val="001B3727"/>
    <w:rsid w:val="001B3F63"/>
    <w:rsid w:val="001B4837"/>
    <w:rsid w:val="001C1123"/>
    <w:rsid w:val="001C1310"/>
    <w:rsid w:val="001C217E"/>
    <w:rsid w:val="001C3288"/>
    <w:rsid w:val="001C3D8A"/>
    <w:rsid w:val="001C585F"/>
    <w:rsid w:val="001C7050"/>
    <w:rsid w:val="001C7323"/>
    <w:rsid w:val="001C77E0"/>
    <w:rsid w:val="001D0AFF"/>
    <w:rsid w:val="001D1178"/>
    <w:rsid w:val="001D1520"/>
    <w:rsid w:val="001D20D4"/>
    <w:rsid w:val="001D36BA"/>
    <w:rsid w:val="001D37E6"/>
    <w:rsid w:val="001D41F1"/>
    <w:rsid w:val="001D514B"/>
    <w:rsid w:val="001D6071"/>
    <w:rsid w:val="001D6D18"/>
    <w:rsid w:val="001D71A2"/>
    <w:rsid w:val="001E03D6"/>
    <w:rsid w:val="001E040B"/>
    <w:rsid w:val="001E0861"/>
    <w:rsid w:val="001E153D"/>
    <w:rsid w:val="001E1798"/>
    <w:rsid w:val="001E1853"/>
    <w:rsid w:val="001E1A1C"/>
    <w:rsid w:val="001E1F98"/>
    <w:rsid w:val="001E26B1"/>
    <w:rsid w:val="001E2BCB"/>
    <w:rsid w:val="001E3699"/>
    <w:rsid w:val="001E3B69"/>
    <w:rsid w:val="001E4577"/>
    <w:rsid w:val="001E464D"/>
    <w:rsid w:val="001E6F80"/>
    <w:rsid w:val="001E7E55"/>
    <w:rsid w:val="001F02B6"/>
    <w:rsid w:val="001F0803"/>
    <w:rsid w:val="001F0ABD"/>
    <w:rsid w:val="001F1109"/>
    <w:rsid w:val="001F1AA8"/>
    <w:rsid w:val="001F3C2B"/>
    <w:rsid w:val="001F4B6E"/>
    <w:rsid w:val="001F5A7E"/>
    <w:rsid w:val="00200F25"/>
    <w:rsid w:val="00201E80"/>
    <w:rsid w:val="00202201"/>
    <w:rsid w:val="00203DA3"/>
    <w:rsid w:val="00203F15"/>
    <w:rsid w:val="00204FC3"/>
    <w:rsid w:val="00207532"/>
    <w:rsid w:val="002100D3"/>
    <w:rsid w:val="00211DCE"/>
    <w:rsid w:val="00211F4E"/>
    <w:rsid w:val="00212F21"/>
    <w:rsid w:val="00212FA2"/>
    <w:rsid w:val="00213D3B"/>
    <w:rsid w:val="00213F33"/>
    <w:rsid w:val="00214259"/>
    <w:rsid w:val="002147CE"/>
    <w:rsid w:val="002179D6"/>
    <w:rsid w:val="00220110"/>
    <w:rsid w:val="00221264"/>
    <w:rsid w:val="0022156A"/>
    <w:rsid w:val="00221D95"/>
    <w:rsid w:val="00223C9D"/>
    <w:rsid w:val="002243D2"/>
    <w:rsid w:val="0022495A"/>
    <w:rsid w:val="00225B76"/>
    <w:rsid w:val="00226F9C"/>
    <w:rsid w:val="00227386"/>
    <w:rsid w:val="0023136D"/>
    <w:rsid w:val="002336D3"/>
    <w:rsid w:val="00233B32"/>
    <w:rsid w:val="002362F8"/>
    <w:rsid w:val="0023706C"/>
    <w:rsid w:val="00237191"/>
    <w:rsid w:val="00237840"/>
    <w:rsid w:val="00237D24"/>
    <w:rsid w:val="00240324"/>
    <w:rsid w:val="00241112"/>
    <w:rsid w:val="00241D5C"/>
    <w:rsid w:val="002421EA"/>
    <w:rsid w:val="00243AE3"/>
    <w:rsid w:val="0024682E"/>
    <w:rsid w:val="00250094"/>
    <w:rsid w:val="0025065B"/>
    <w:rsid w:val="00250961"/>
    <w:rsid w:val="00250CBC"/>
    <w:rsid w:val="00252469"/>
    <w:rsid w:val="00252EC2"/>
    <w:rsid w:val="00253072"/>
    <w:rsid w:val="002535BE"/>
    <w:rsid w:val="00253728"/>
    <w:rsid w:val="0025375A"/>
    <w:rsid w:val="00253D73"/>
    <w:rsid w:val="00254474"/>
    <w:rsid w:val="0025623D"/>
    <w:rsid w:val="00256C6F"/>
    <w:rsid w:val="002573AB"/>
    <w:rsid w:val="00257CD5"/>
    <w:rsid w:val="00261A45"/>
    <w:rsid w:val="00263059"/>
    <w:rsid w:val="00263B3C"/>
    <w:rsid w:val="002640CB"/>
    <w:rsid w:val="0026501D"/>
    <w:rsid w:val="00265520"/>
    <w:rsid w:val="00265A19"/>
    <w:rsid w:val="00265BF4"/>
    <w:rsid w:val="002660BC"/>
    <w:rsid w:val="002664CC"/>
    <w:rsid w:val="00266714"/>
    <w:rsid w:val="00266923"/>
    <w:rsid w:val="00266B40"/>
    <w:rsid w:val="002670F5"/>
    <w:rsid w:val="00270404"/>
    <w:rsid w:val="002713EC"/>
    <w:rsid w:val="00271717"/>
    <w:rsid w:val="00271AAE"/>
    <w:rsid w:val="00271ACD"/>
    <w:rsid w:val="00272409"/>
    <w:rsid w:val="002737ED"/>
    <w:rsid w:val="00273C01"/>
    <w:rsid w:val="0027462B"/>
    <w:rsid w:val="002747BE"/>
    <w:rsid w:val="002750B3"/>
    <w:rsid w:val="0027564E"/>
    <w:rsid w:val="00276486"/>
    <w:rsid w:val="002766DF"/>
    <w:rsid w:val="00276ABF"/>
    <w:rsid w:val="00276FDD"/>
    <w:rsid w:val="00277102"/>
    <w:rsid w:val="00277F89"/>
    <w:rsid w:val="0028196C"/>
    <w:rsid w:val="00281CD2"/>
    <w:rsid w:val="00282E56"/>
    <w:rsid w:val="002838F5"/>
    <w:rsid w:val="0028434A"/>
    <w:rsid w:val="0028461A"/>
    <w:rsid w:val="00284DF1"/>
    <w:rsid w:val="00285247"/>
    <w:rsid w:val="002863B9"/>
    <w:rsid w:val="00286EF5"/>
    <w:rsid w:val="00287784"/>
    <w:rsid w:val="00287990"/>
    <w:rsid w:val="0029036E"/>
    <w:rsid w:val="0029230D"/>
    <w:rsid w:val="00293396"/>
    <w:rsid w:val="002953F1"/>
    <w:rsid w:val="00295A4D"/>
    <w:rsid w:val="00296471"/>
    <w:rsid w:val="00296ADB"/>
    <w:rsid w:val="00296EEC"/>
    <w:rsid w:val="00297D32"/>
    <w:rsid w:val="002A07D5"/>
    <w:rsid w:val="002A0C54"/>
    <w:rsid w:val="002A0F6B"/>
    <w:rsid w:val="002A1F05"/>
    <w:rsid w:val="002A2E65"/>
    <w:rsid w:val="002A32EE"/>
    <w:rsid w:val="002A3AD8"/>
    <w:rsid w:val="002A4DB5"/>
    <w:rsid w:val="002A4F64"/>
    <w:rsid w:val="002A5338"/>
    <w:rsid w:val="002A5978"/>
    <w:rsid w:val="002B0069"/>
    <w:rsid w:val="002B0CDB"/>
    <w:rsid w:val="002B12E1"/>
    <w:rsid w:val="002B325A"/>
    <w:rsid w:val="002B3BE5"/>
    <w:rsid w:val="002B61DC"/>
    <w:rsid w:val="002B662C"/>
    <w:rsid w:val="002B6F87"/>
    <w:rsid w:val="002B730C"/>
    <w:rsid w:val="002B7D09"/>
    <w:rsid w:val="002C0FBE"/>
    <w:rsid w:val="002C12DE"/>
    <w:rsid w:val="002C19C0"/>
    <w:rsid w:val="002C3303"/>
    <w:rsid w:val="002C4EB9"/>
    <w:rsid w:val="002C5CCA"/>
    <w:rsid w:val="002C5CE1"/>
    <w:rsid w:val="002C7E8E"/>
    <w:rsid w:val="002D0C85"/>
    <w:rsid w:val="002D0FDE"/>
    <w:rsid w:val="002D12E3"/>
    <w:rsid w:val="002D18FB"/>
    <w:rsid w:val="002D19BA"/>
    <w:rsid w:val="002D2A65"/>
    <w:rsid w:val="002D3A0C"/>
    <w:rsid w:val="002D3ACE"/>
    <w:rsid w:val="002D4698"/>
    <w:rsid w:val="002D52C1"/>
    <w:rsid w:val="002D5D2F"/>
    <w:rsid w:val="002D639C"/>
    <w:rsid w:val="002D7437"/>
    <w:rsid w:val="002E11DE"/>
    <w:rsid w:val="002E191E"/>
    <w:rsid w:val="002E1A6B"/>
    <w:rsid w:val="002E20E8"/>
    <w:rsid w:val="002E2259"/>
    <w:rsid w:val="002E269D"/>
    <w:rsid w:val="002E55CF"/>
    <w:rsid w:val="002E5EB4"/>
    <w:rsid w:val="002E6059"/>
    <w:rsid w:val="002F0B6E"/>
    <w:rsid w:val="002F0D8E"/>
    <w:rsid w:val="002F2922"/>
    <w:rsid w:val="002F3387"/>
    <w:rsid w:val="002F4EDD"/>
    <w:rsid w:val="002F7288"/>
    <w:rsid w:val="002F740A"/>
    <w:rsid w:val="002F769E"/>
    <w:rsid w:val="00300D4E"/>
    <w:rsid w:val="00301FA9"/>
    <w:rsid w:val="00304AEA"/>
    <w:rsid w:val="003058E0"/>
    <w:rsid w:val="003064D6"/>
    <w:rsid w:val="00306840"/>
    <w:rsid w:val="00306912"/>
    <w:rsid w:val="003069EF"/>
    <w:rsid w:val="00307A3A"/>
    <w:rsid w:val="00307E06"/>
    <w:rsid w:val="0031028F"/>
    <w:rsid w:val="003109D4"/>
    <w:rsid w:val="003118F2"/>
    <w:rsid w:val="00312561"/>
    <w:rsid w:val="00313B4C"/>
    <w:rsid w:val="00314597"/>
    <w:rsid w:val="00314609"/>
    <w:rsid w:val="00314A38"/>
    <w:rsid w:val="00315C0E"/>
    <w:rsid w:val="00317183"/>
    <w:rsid w:val="003174AC"/>
    <w:rsid w:val="00317676"/>
    <w:rsid w:val="003176D8"/>
    <w:rsid w:val="00317996"/>
    <w:rsid w:val="0032014A"/>
    <w:rsid w:val="00321A5B"/>
    <w:rsid w:val="00321CB1"/>
    <w:rsid w:val="003226E9"/>
    <w:rsid w:val="00322CBF"/>
    <w:rsid w:val="0032316E"/>
    <w:rsid w:val="00324A67"/>
    <w:rsid w:val="00325D50"/>
    <w:rsid w:val="003266EB"/>
    <w:rsid w:val="0032716E"/>
    <w:rsid w:val="003279EA"/>
    <w:rsid w:val="0033001D"/>
    <w:rsid w:val="003317EE"/>
    <w:rsid w:val="00332790"/>
    <w:rsid w:val="00333A2F"/>
    <w:rsid w:val="00334141"/>
    <w:rsid w:val="003343C4"/>
    <w:rsid w:val="003350A2"/>
    <w:rsid w:val="0033543C"/>
    <w:rsid w:val="00335BA1"/>
    <w:rsid w:val="0033628A"/>
    <w:rsid w:val="003372A8"/>
    <w:rsid w:val="00337CD4"/>
    <w:rsid w:val="00340728"/>
    <w:rsid w:val="00340ECB"/>
    <w:rsid w:val="00341716"/>
    <w:rsid w:val="0034178B"/>
    <w:rsid w:val="003423C4"/>
    <w:rsid w:val="0034288D"/>
    <w:rsid w:val="003432E5"/>
    <w:rsid w:val="0034337C"/>
    <w:rsid w:val="003435FF"/>
    <w:rsid w:val="00343669"/>
    <w:rsid w:val="00344643"/>
    <w:rsid w:val="003446A9"/>
    <w:rsid w:val="003447C6"/>
    <w:rsid w:val="00344CFB"/>
    <w:rsid w:val="00346254"/>
    <w:rsid w:val="0034738B"/>
    <w:rsid w:val="00347E14"/>
    <w:rsid w:val="003500F8"/>
    <w:rsid w:val="00351CD9"/>
    <w:rsid w:val="00351D6A"/>
    <w:rsid w:val="0035229B"/>
    <w:rsid w:val="00352775"/>
    <w:rsid w:val="00352ABD"/>
    <w:rsid w:val="003542B7"/>
    <w:rsid w:val="00354364"/>
    <w:rsid w:val="00355338"/>
    <w:rsid w:val="00357587"/>
    <w:rsid w:val="00357B73"/>
    <w:rsid w:val="00357FBD"/>
    <w:rsid w:val="00360AF1"/>
    <w:rsid w:val="00361FE7"/>
    <w:rsid w:val="00363570"/>
    <w:rsid w:val="00363779"/>
    <w:rsid w:val="003644CB"/>
    <w:rsid w:val="003652AC"/>
    <w:rsid w:val="0036731D"/>
    <w:rsid w:val="0036739D"/>
    <w:rsid w:val="00367435"/>
    <w:rsid w:val="00367772"/>
    <w:rsid w:val="00367BDD"/>
    <w:rsid w:val="00370427"/>
    <w:rsid w:val="003710BA"/>
    <w:rsid w:val="00371874"/>
    <w:rsid w:val="00372068"/>
    <w:rsid w:val="00373963"/>
    <w:rsid w:val="00373A26"/>
    <w:rsid w:val="00375CAC"/>
    <w:rsid w:val="003774F5"/>
    <w:rsid w:val="00381B4C"/>
    <w:rsid w:val="0038478D"/>
    <w:rsid w:val="00386228"/>
    <w:rsid w:val="003862DC"/>
    <w:rsid w:val="003863EB"/>
    <w:rsid w:val="00387C5D"/>
    <w:rsid w:val="00387CD2"/>
    <w:rsid w:val="00391422"/>
    <w:rsid w:val="00391D39"/>
    <w:rsid w:val="00391DB5"/>
    <w:rsid w:val="00392705"/>
    <w:rsid w:val="00393DCF"/>
    <w:rsid w:val="0039433B"/>
    <w:rsid w:val="003949AC"/>
    <w:rsid w:val="00394DB5"/>
    <w:rsid w:val="00396051"/>
    <w:rsid w:val="00397057"/>
    <w:rsid w:val="00397383"/>
    <w:rsid w:val="00397CA1"/>
    <w:rsid w:val="003A09B3"/>
    <w:rsid w:val="003A21DE"/>
    <w:rsid w:val="003A3F17"/>
    <w:rsid w:val="003A4E1E"/>
    <w:rsid w:val="003A5859"/>
    <w:rsid w:val="003A5A45"/>
    <w:rsid w:val="003A5B44"/>
    <w:rsid w:val="003A7748"/>
    <w:rsid w:val="003B02D1"/>
    <w:rsid w:val="003B03F5"/>
    <w:rsid w:val="003B0F1B"/>
    <w:rsid w:val="003B1493"/>
    <w:rsid w:val="003B2B0E"/>
    <w:rsid w:val="003B3E85"/>
    <w:rsid w:val="003B4B44"/>
    <w:rsid w:val="003B4EC6"/>
    <w:rsid w:val="003B5ADD"/>
    <w:rsid w:val="003B5AFF"/>
    <w:rsid w:val="003B68A8"/>
    <w:rsid w:val="003B6C9F"/>
    <w:rsid w:val="003B6D36"/>
    <w:rsid w:val="003B7483"/>
    <w:rsid w:val="003B793F"/>
    <w:rsid w:val="003C0185"/>
    <w:rsid w:val="003C0474"/>
    <w:rsid w:val="003C1621"/>
    <w:rsid w:val="003C3A53"/>
    <w:rsid w:val="003C3BA1"/>
    <w:rsid w:val="003C3D13"/>
    <w:rsid w:val="003C3E40"/>
    <w:rsid w:val="003C3EB9"/>
    <w:rsid w:val="003D0D6C"/>
    <w:rsid w:val="003D1FAE"/>
    <w:rsid w:val="003D7722"/>
    <w:rsid w:val="003E0146"/>
    <w:rsid w:val="003E0B18"/>
    <w:rsid w:val="003E0C9C"/>
    <w:rsid w:val="003E1E03"/>
    <w:rsid w:val="003E2CBD"/>
    <w:rsid w:val="003E31A9"/>
    <w:rsid w:val="003E4905"/>
    <w:rsid w:val="003E4993"/>
    <w:rsid w:val="003E4BA9"/>
    <w:rsid w:val="003E591A"/>
    <w:rsid w:val="003E5D59"/>
    <w:rsid w:val="003F0C01"/>
    <w:rsid w:val="003F0D1A"/>
    <w:rsid w:val="003F11A5"/>
    <w:rsid w:val="003F2EAF"/>
    <w:rsid w:val="003F3B16"/>
    <w:rsid w:val="003F4722"/>
    <w:rsid w:val="003F65E1"/>
    <w:rsid w:val="003F72B8"/>
    <w:rsid w:val="003F7ADB"/>
    <w:rsid w:val="004011C6"/>
    <w:rsid w:val="00401B3A"/>
    <w:rsid w:val="0040234B"/>
    <w:rsid w:val="00402D36"/>
    <w:rsid w:val="00403071"/>
    <w:rsid w:val="004032D1"/>
    <w:rsid w:val="00404D71"/>
    <w:rsid w:val="00404F87"/>
    <w:rsid w:val="00405CD5"/>
    <w:rsid w:val="004062E9"/>
    <w:rsid w:val="004068D3"/>
    <w:rsid w:val="00410C42"/>
    <w:rsid w:val="00411BFA"/>
    <w:rsid w:val="00411D89"/>
    <w:rsid w:val="00412E6F"/>
    <w:rsid w:val="00414C22"/>
    <w:rsid w:val="00415AF9"/>
    <w:rsid w:val="0041669A"/>
    <w:rsid w:val="00417D3D"/>
    <w:rsid w:val="004200C0"/>
    <w:rsid w:val="004214A7"/>
    <w:rsid w:val="00421ACE"/>
    <w:rsid w:val="0042222E"/>
    <w:rsid w:val="004228CB"/>
    <w:rsid w:val="004249F5"/>
    <w:rsid w:val="00424CB3"/>
    <w:rsid w:val="00426C50"/>
    <w:rsid w:val="004275B6"/>
    <w:rsid w:val="0043010A"/>
    <w:rsid w:val="00430643"/>
    <w:rsid w:val="00430DEA"/>
    <w:rsid w:val="00430F9B"/>
    <w:rsid w:val="0043113B"/>
    <w:rsid w:val="00431402"/>
    <w:rsid w:val="00432357"/>
    <w:rsid w:val="0043290C"/>
    <w:rsid w:val="00434D4E"/>
    <w:rsid w:val="00435271"/>
    <w:rsid w:val="00437470"/>
    <w:rsid w:val="0044089A"/>
    <w:rsid w:val="004416B5"/>
    <w:rsid w:val="00442293"/>
    <w:rsid w:val="004423B9"/>
    <w:rsid w:val="004435C4"/>
    <w:rsid w:val="0045007D"/>
    <w:rsid w:val="00450194"/>
    <w:rsid w:val="004503DE"/>
    <w:rsid w:val="004509D7"/>
    <w:rsid w:val="00450D96"/>
    <w:rsid w:val="00452070"/>
    <w:rsid w:val="00452BD2"/>
    <w:rsid w:val="00452D7E"/>
    <w:rsid w:val="00453362"/>
    <w:rsid w:val="004537B0"/>
    <w:rsid w:val="0045397E"/>
    <w:rsid w:val="00455696"/>
    <w:rsid w:val="00457A1F"/>
    <w:rsid w:val="0046007A"/>
    <w:rsid w:val="004601E7"/>
    <w:rsid w:val="004603C8"/>
    <w:rsid w:val="00460D97"/>
    <w:rsid w:val="00461979"/>
    <w:rsid w:val="00461E19"/>
    <w:rsid w:val="0046317A"/>
    <w:rsid w:val="00463329"/>
    <w:rsid w:val="0046422C"/>
    <w:rsid w:val="0046584F"/>
    <w:rsid w:val="00465D7F"/>
    <w:rsid w:val="00467BA8"/>
    <w:rsid w:val="00467ED7"/>
    <w:rsid w:val="00470C4E"/>
    <w:rsid w:val="00471709"/>
    <w:rsid w:val="00471A9B"/>
    <w:rsid w:val="00472B9F"/>
    <w:rsid w:val="004731B5"/>
    <w:rsid w:val="004731CB"/>
    <w:rsid w:val="00473CF3"/>
    <w:rsid w:val="00474535"/>
    <w:rsid w:val="004746B9"/>
    <w:rsid w:val="00474B91"/>
    <w:rsid w:val="004751FD"/>
    <w:rsid w:val="00475607"/>
    <w:rsid w:val="004758AB"/>
    <w:rsid w:val="00475D50"/>
    <w:rsid w:val="004778CF"/>
    <w:rsid w:val="00477B7C"/>
    <w:rsid w:val="00477E3F"/>
    <w:rsid w:val="00480D41"/>
    <w:rsid w:val="00482795"/>
    <w:rsid w:val="00482C7F"/>
    <w:rsid w:val="00482E7D"/>
    <w:rsid w:val="00482F57"/>
    <w:rsid w:val="004830F9"/>
    <w:rsid w:val="00484340"/>
    <w:rsid w:val="00484740"/>
    <w:rsid w:val="00484945"/>
    <w:rsid w:val="00485FFE"/>
    <w:rsid w:val="0048636D"/>
    <w:rsid w:val="0048693E"/>
    <w:rsid w:val="00486CB7"/>
    <w:rsid w:val="00491179"/>
    <w:rsid w:val="004918EF"/>
    <w:rsid w:val="00492772"/>
    <w:rsid w:val="00492FB2"/>
    <w:rsid w:val="00497364"/>
    <w:rsid w:val="00497A5B"/>
    <w:rsid w:val="004A001F"/>
    <w:rsid w:val="004A1682"/>
    <w:rsid w:val="004A2032"/>
    <w:rsid w:val="004A2D91"/>
    <w:rsid w:val="004A2EF2"/>
    <w:rsid w:val="004A347C"/>
    <w:rsid w:val="004A5D04"/>
    <w:rsid w:val="004A61A2"/>
    <w:rsid w:val="004A69A5"/>
    <w:rsid w:val="004A6DEA"/>
    <w:rsid w:val="004A705F"/>
    <w:rsid w:val="004B12D3"/>
    <w:rsid w:val="004B17B8"/>
    <w:rsid w:val="004B25A3"/>
    <w:rsid w:val="004B3736"/>
    <w:rsid w:val="004B3772"/>
    <w:rsid w:val="004B4635"/>
    <w:rsid w:val="004B4834"/>
    <w:rsid w:val="004B53B8"/>
    <w:rsid w:val="004B5A60"/>
    <w:rsid w:val="004B60A4"/>
    <w:rsid w:val="004B6985"/>
    <w:rsid w:val="004B7046"/>
    <w:rsid w:val="004B7127"/>
    <w:rsid w:val="004B79D4"/>
    <w:rsid w:val="004B7C18"/>
    <w:rsid w:val="004C088B"/>
    <w:rsid w:val="004C0CE2"/>
    <w:rsid w:val="004C2F68"/>
    <w:rsid w:val="004C32A6"/>
    <w:rsid w:val="004C3767"/>
    <w:rsid w:val="004C404A"/>
    <w:rsid w:val="004C50A6"/>
    <w:rsid w:val="004C51F5"/>
    <w:rsid w:val="004C581B"/>
    <w:rsid w:val="004C58D3"/>
    <w:rsid w:val="004C60AE"/>
    <w:rsid w:val="004C7F2E"/>
    <w:rsid w:val="004D157E"/>
    <w:rsid w:val="004D3F98"/>
    <w:rsid w:val="004D440F"/>
    <w:rsid w:val="004D53AA"/>
    <w:rsid w:val="004D5F62"/>
    <w:rsid w:val="004D7138"/>
    <w:rsid w:val="004E0211"/>
    <w:rsid w:val="004E0233"/>
    <w:rsid w:val="004E1CCE"/>
    <w:rsid w:val="004E33AE"/>
    <w:rsid w:val="004E48A5"/>
    <w:rsid w:val="004E4B90"/>
    <w:rsid w:val="004E53F9"/>
    <w:rsid w:val="004E5B8C"/>
    <w:rsid w:val="004E640F"/>
    <w:rsid w:val="004E7589"/>
    <w:rsid w:val="004E7BF3"/>
    <w:rsid w:val="004F0A53"/>
    <w:rsid w:val="004F0B93"/>
    <w:rsid w:val="004F1746"/>
    <w:rsid w:val="004F177F"/>
    <w:rsid w:val="004F2CBC"/>
    <w:rsid w:val="004F319E"/>
    <w:rsid w:val="004F349C"/>
    <w:rsid w:val="004F409C"/>
    <w:rsid w:val="004F52EA"/>
    <w:rsid w:val="004F6013"/>
    <w:rsid w:val="0050075F"/>
    <w:rsid w:val="00500846"/>
    <w:rsid w:val="00501874"/>
    <w:rsid w:val="00502DB0"/>
    <w:rsid w:val="00503030"/>
    <w:rsid w:val="005034E0"/>
    <w:rsid w:val="005035C0"/>
    <w:rsid w:val="00506450"/>
    <w:rsid w:val="00506A1C"/>
    <w:rsid w:val="00506C39"/>
    <w:rsid w:val="00507275"/>
    <w:rsid w:val="00507828"/>
    <w:rsid w:val="00507F93"/>
    <w:rsid w:val="005100CC"/>
    <w:rsid w:val="00511C7B"/>
    <w:rsid w:val="005128A2"/>
    <w:rsid w:val="00513440"/>
    <w:rsid w:val="0051358F"/>
    <w:rsid w:val="00513B00"/>
    <w:rsid w:val="005141D7"/>
    <w:rsid w:val="00514E3A"/>
    <w:rsid w:val="005153B3"/>
    <w:rsid w:val="00515788"/>
    <w:rsid w:val="005158AC"/>
    <w:rsid w:val="0051682C"/>
    <w:rsid w:val="005212F4"/>
    <w:rsid w:val="00521860"/>
    <w:rsid w:val="00521BD4"/>
    <w:rsid w:val="00522634"/>
    <w:rsid w:val="00522896"/>
    <w:rsid w:val="00522AC5"/>
    <w:rsid w:val="00523748"/>
    <w:rsid w:val="0052379D"/>
    <w:rsid w:val="00525495"/>
    <w:rsid w:val="005259AA"/>
    <w:rsid w:val="005259CF"/>
    <w:rsid w:val="005259E6"/>
    <w:rsid w:val="00525E2F"/>
    <w:rsid w:val="0053079B"/>
    <w:rsid w:val="00530AB0"/>
    <w:rsid w:val="00530C6C"/>
    <w:rsid w:val="005318B0"/>
    <w:rsid w:val="00532657"/>
    <w:rsid w:val="00533621"/>
    <w:rsid w:val="0053549B"/>
    <w:rsid w:val="00535B02"/>
    <w:rsid w:val="00536749"/>
    <w:rsid w:val="00537834"/>
    <w:rsid w:val="005428E6"/>
    <w:rsid w:val="00543095"/>
    <w:rsid w:val="00543113"/>
    <w:rsid w:val="00543FD5"/>
    <w:rsid w:val="0054476F"/>
    <w:rsid w:val="00544944"/>
    <w:rsid w:val="0054498C"/>
    <w:rsid w:val="00544F13"/>
    <w:rsid w:val="00544F73"/>
    <w:rsid w:val="00546324"/>
    <w:rsid w:val="00547487"/>
    <w:rsid w:val="005478DD"/>
    <w:rsid w:val="00547BB5"/>
    <w:rsid w:val="0055052B"/>
    <w:rsid w:val="00550D38"/>
    <w:rsid w:val="00551F21"/>
    <w:rsid w:val="005534C4"/>
    <w:rsid w:val="005539D1"/>
    <w:rsid w:val="005546D9"/>
    <w:rsid w:val="005555D1"/>
    <w:rsid w:val="005557FD"/>
    <w:rsid w:val="00555FE2"/>
    <w:rsid w:val="00557C23"/>
    <w:rsid w:val="00557F41"/>
    <w:rsid w:val="00561A9C"/>
    <w:rsid w:val="0056238C"/>
    <w:rsid w:val="00562C1B"/>
    <w:rsid w:val="00562C31"/>
    <w:rsid w:val="005635F7"/>
    <w:rsid w:val="005640EF"/>
    <w:rsid w:val="0056454B"/>
    <w:rsid w:val="005661A4"/>
    <w:rsid w:val="0056626D"/>
    <w:rsid w:val="00566A62"/>
    <w:rsid w:val="005716DD"/>
    <w:rsid w:val="0057173A"/>
    <w:rsid w:val="00571759"/>
    <w:rsid w:val="00571F0B"/>
    <w:rsid w:val="005724DA"/>
    <w:rsid w:val="005738EE"/>
    <w:rsid w:val="00573E33"/>
    <w:rsid w:val="005740A9"/>
    <w:rsid w:val="00576976"/>
    <w:rsid w:val="00577885"/>
    <w:rsid w:val="005779C7"/>
    <w:rsid w:val="0058063F"/>
    <w:rsid w:val="00581896"/>
    <w:rsid w:val="00581FB8"/>
    <w:rsid w:val="0058447A"/>
    <w:rsid w:val="00585A91"/>
    <w:rsid w:val="00586275"/>
    <w:rsid w:val="00587505"/>
    <w:rsid w:val="005904D1"/>
    <w:rsid w:val="0059089C"/>
    <w:rsid w:val="00590AEF"/>
    <w:rsid w:val="005918EA"/>
    <w:rsid w:val="00593F0A"/>
    <w:rsid w:val="005943D2"/>
    <w:rsid w:val="0059459F"/>
    <w:rsid w:val="00594D90"/>
    <w:rsid w:val="00594E45"/>
    <w:rsid w:val="00595079"/>
    <w:rsid w:val="00596375"/>
    <w:rsid w:val="005970D3"/>
    <w:rsid w:val="00597962"/>
    <w:rsid w:val="005A02E3"/>
    <w:rsid w:val="005A03DA"/>
    <w:rsid w:val="005A0DF0"/>
    <w:rsid w:val="005A10AD"/>
    <w:rsid w:val="005A1F0F"/>
    <w:rsid w:val="005A2F0E"/>
    <w:rsid w:val="005A4B39"/>
    <w:rsid w:val="005A4D6B"/>
    <w:rsid w:val="005A5D71"/>
    <w:rsid w:val="005A6E13"/>
    <w:rsid w:val="005A6E8D"/>
    <w:rsid w:val="005A6FC9"/>
    <w:rsid w:val="005A7049"/>
    <w:rsid w:val="005A76FE"/>
    <w:rsid w:val="005A7A2E"/>
    <w:rsid w:val="005B0C38"/>
    <w:rsid w:val="005B0DF1"/>
    <w:rsid w:val="005B0F21"/>
    <w:rsid w:val="005B1982"/>
    <w:rsid w:val="005B1BFE"/>
    <w:rsid w:val="005B22BE"/>
    <w:rsid w:val="005B2908"/>
    <w:rsid w:val="005B2AC8"/>
    <w:rsid w:val="005B2C79"/>
    <w:rsid w:val="005B4365"/>
    <w:rsid w:val="005B6828"/>
    <w:rsid w:val="005B7949"/>
    <w:rsid w:val="005B7FE1"/>
    <w:rsid w:val="005C068A"/>
    <w:rsid w:val="005C29B5"/>
    <w:rsid w:val="005C46E3"/>
    <w:rsid w:val="005C5DC1"/>
    <w:rsid w:val="005C6820"/>
    <w:rsid w:val="005C686A"/>
    <w:rsid w:val="005C7FA4"/>
    <w:rsid w:val="005D285A"/>
    <w:rsid w:val="005D2EB8"/>
    <w:rsid w:val="005D310D"/>
    <w:rsid w:val="005D36CE"/>
    <w:rsid w:val="005D4B86"/>
    <w:rsid w:val="005D5136"/>
    <w:rsid w:val="005D6145"/>
    <w:rsid w:val="005D65CF"/>
    <w:rsid w:val="005D6904"/>
    <w:rsid w:val="005E0712"/>
    <w:rsid w:val="005E1036"/>
    <w:rsid w:val="005E2456"/>
    <w:rsid w:val="005E2B56"/>
    <w:rsid w:val="005E3279"/>
    <w:rsid w:val="005E401C"/>
    <w:rsid w:val="005E4163"/>
    <w:rsid w:val="005E44FB"/>
    <w:rsid w:val="005E485B"/>
    <w:rsid w:val="005E4F2A"/>
    <w:rsid w:val="005E6BC4"/>
    <w:rsid w:val="005E76BC"/>
    <w:rsid w:val="005E7B11"/>
    <w:rsid w:val="005E7F45"/>
    <w:rsid w:val="005F0513"/>
    <w:rsid w:val="005F0557"/>
    <w:rsid w:val="005F1341"/>
    <w:rsid w:val="005F4477"/>
    <w:rsid w:val="005F50C0"/>
    <w:rsid w:val="0060068D"/>
    <w:rsid w:val="006007A1"/>
    <w:rsid w:val="00601FEB"/>
    <w:rsid w:val="00602083"/>
    <w:rsid w:val="0060274C"/>
    <w:rsid w:val="00603566"/>
    <w:rsid w:val="00604E75"/>
    <w:rsid w:val="00605D84"/>
    <w:rsid w:val="00607D60"/>
    <w:rsid w:val="00612892"/>
    <w:rsid w:val="006128D9"/>
    <w:rsid w:val="006139DF"/>
    <w:rsid w:val="00613B76"/>
    <w:rsid w:val="0061454F"/>
    <w:rsid w:val="00614A5A"/>
    <w:rsid w:val="006150F6"/>
    <w:rsid w:val="00615D87"/>
    <w:rsid w:val="0061629F"/>
    <w:rsid w:val="0061645F"/>
    <w:rsid w:val="006166F3"/>
    <w:rsid w:val="00616A0C"/>
    <w:rsid w:val="00620158"/>
    <w:rsid w:val="006204D4"/>
    <w:rsid w:val="00621090"/>
    <w:rsid w:val="00621B44"/>
    <w:rsid w:val="0062275A"/>
    <w:rsid w:val="00622844"/>
    <w:rsid w:val="00622862"/>
    <w:rsid w:val="006235E8"/>
    <w:rsid w:val="0062403B"/>
    <w:rsid w:val="00624249"/>
    <w:rsid w:val="0062473D"/>
    <w:rsid w:val="00625A2D"/>
    <w:rsid w:val="00625D90"/>
    <w:rsid w:val="00630DF3"/>
    <w:rsid w:val="00631553"/>
    <w:rsid w:val="0063166D"/>
    <w:rsid w:val="00632538"/>
    <w:rsid w:val="006328FF"/>
    <w:rsid w:val="00632ABE"/>
    <w:rsid w:val="00634156"/>
    <w:rsid w:val="0063437E"/>
    <w:rsid w:val="00635EDA"/>
    <w:rsid w:val="00637584"/>
    <w:rsid w:val="00640FEC"/>
    <w:rsid w:val="00641537"/>
    <w:rsid w:val="00641CA4"/>
    <w:rsid w:val="00643F85"/>
    <w:rsid w:val="00644FAD"/>
    <w:rsid w:val="0064555F"/>
    <w:rsid w:val="00645D6D"/>
    <w:rsid w:val="00646C48"/>
    <w:rsid w:val="00647596"/>
    <w:rsid w:val="00650AFF"/>
    <w:rsid w:val="00651322"/>
    <w:rsid w:val="0065172F"/>
    <w:rsid w:val="00652732"/>
    <w:rsid w:val="00655378"/>
    <w:rsid w:val="00655748"/>
    <w:rsid w:val="006559CD"/>
    <w:rsid w:val="00655A52"/>
    <w:rsid w:val="00661FDA"/>
    <w:rsid w:val="006624C4"/>
    <w:rsid w:val="006625D9"/>
    <w:rsid w:val="006632E3"/>
    <w:rsid w:val="0066363D"/>
    <w:rsid w:val="00663CC0"/>
    <w:rsid w:val="00663F7D"/>
    <w:rsid w:val="00664A36"/>
    <w:rsid w:val="006657BD"/>
    <w:rsid w:val="00665A11"/>
    <w:rsid w:val="00665F0B"/>
    <w:rsid w:val="00666553"/>
    <w:rsid w:val="00666ADE"/>
    <w:rsid w:val="00666C2C"/>
    <w:rsid w:val="00667574"/>
    <w:rsid w:val="00667A1C"/>
    <w:rsid w:val="00667D15"/>
    <w:rsid w:val="0067026F"/>
    <w:rsid w:val="00670586"/>
    <w:rsid w:val="0067104C"/>
    <w:rsid w:val="00673173"/>
    <w:rsid w:val="006732D0"/>
    <w:rsid w:val="006733BA"/>
    <w:rsid w:val="00675671"/>
    <w:rsid w:val="00675888"/>
    <w:rsid w:val="00675E47"/>
    <w:rsid w:val="00676D15"/>
    <w:rsid w:val="00680D60"/>
    <w:rsid w:val="00682779"/>
    <w:rsid w:val="00682D6B"/>
    <w:rsid w:val="0068325F"/>
    <w:rsid w:val="00684CE9"/>
    <w:rsid w:val="00684EE2"/>
    <w:rsid w:val="00684F45"/>
    <w:rsid w:val="00685894"/>
    <w:rsid w:val="00686324"/>
    <w:rsid w:val="00686CB2"/>
    <w:rsid w:val="0068747B"/>
    <w:rsid w:val="006876C8"/>
    <w:rsid w:val="00687F6E"/>
    <w:rsid w:val="006918ED"/>
    <w:rsid w:val="00691AEA"/>
    <w:rsid w:val="006920A4"/>
    <w:rsid w:val="00692540"/>
    <w:rsid w:val="00692937"/>
    <w:rsid w:val="006929F3"/>
    <w:rsid w:val="00693BFE"/>
    <w:rsid w:val="00693CC9"/>
    <w:rsid w:val="006946C8"/>
    <w:rsid w:val="0069587E"/>
    <w:rsid w:val="00695892"/>
    <w:rsid w:val="00695CC7"/>
    <w:rsid w:val="006979BC"/>
    <w:rsid w:val="00697D92"/>
    <w:rsid w:val="006A14AD"/>
    <w:rsid w:val="006A28EF"/>
    <w:rsid w:val="006A3529"/>
    <w:rsid w:val="006A4635"/>
    <w:rsid w:val="006A4D41"/>
    <w:rsid w:val="006A5A3A"/>
    <w:rsid w:val="006A682A"/>
    <w:rsid w:val="006A6A58"/>
    <w:rsid w:val="006A7988"/>
    <w:rsid w:val="006B1B9E"/>
    <w:rsid w:val="006B3771"/>
    <w:rsid w:val="006B379C"/>
    <w:rsid w:val="006B37FC"/>
    <w:rsid w:val="006B42C2"/>
    <w:rsid w:val="006B4408"/>
    <w:rsid w:val="006B4B5F"/>
    <w:rsid w:val="006B5B08"/>
    <w:rsid w:val="006B6C37"/>
    <w:rsid w:val="006C5795"/>
    <w:rsid w:val="006C605E"/>
    <w:rsid w:val="006C690D"/>
    <w:rsid w:val="006C6AC6"/>
    <w:rsid w:val="006C7D65"/>
    <w:rsid w:val="006D1264"/>
    <w:rsid w:val="006D162E"/>
    <w:rsid w:val="006D23C1"/>
    <w:rsid w:val="006D5BD5"/>
    <w:rsid w:val="006D618C"/>
    <w:rsid w:val="006D6925"/>
    <w:rsid w:val="006D7ADA"/>
    <w:rsid w:val="006D7CD9"/>
    <w:rsid w:val="006E0903"/>
    <w:rsid w:val="006E0BDB"/>
    <w:rsid w:val="006E1669"/>
    <w:rsid w:val="006E1BA0"/>
    <w:rsid w:val="006E26CD"/>
    <w:rsid w:val="006E2CEC"/>
    <w:rsid w:val="006E4743"/>
    <w:rsid w:val="006E6066"/>
    <w:rsid w:val="006E6BC4"/>
    <w:rsid w:val="006F1DC8"/>
    <w:rsid w:val="006F204A"/>
    <w:rsid w:val="006F32D1"/>
    <w:rsid w:val="006F37D0"/>
    <w:rsid w:val="006F38E2"/>
    <w:rsid w:val="006F39E2"/>
    <w:rsid w:val="006F405B"/>
    <w:rsid w:val="006F6007"/>
    <w:rsid w:val="006F6710"/>
    <w:rsid w:val="006F6721"/>
    <w:rsid w:val="006F746D"/>
    <w:rsid w:val="006F78AE"/>
    <w:rsid w:val="00701D79"/>
    <w:rsid w:val="007028E5"/>
    <w:rsid w:val="00702E1A"/>
    <w:rsid w:val="00703559"/>
    <w:rsid w:val="00703A88"/>
    <w:rsid w:val="00704588"/>
    <w:rsid w:val="007045AA"/>
    <w:rsid w:val="00704921"/>
    <w:rsid w:val="00704E04"/>
    <w:rsid w:val="00705223"/>
    <w:rsid w:val="00705882"/>
    <w:rsid w:val="00706A9F"/>
    <w:rsid w:val="00707446"/>
    <w:rsid w:val="007077F0"/>
    <w:rsid w:val="00707CD3"/>
    <w:rsid w:val="007104A7"/>
    <w:rsid w:val="007104B8"/>
    <w:rsid w:val="00710594"/>
    <w:rsid w:val="00710996"/>
    <w:rsid w:val="0071145A"/>
    <w:rsid w:val="007116A6"/>
    <w:rsid w:val="00711F40"/>
    <w:rsid w:val="0071297A"/>
    <w:rsid w:val="0071578E"/>
    <w:rsid w:val="00715806"/>
    <w:rsid w:val="00715B9F"/>
    <w:rsid w:val="007164A1"/>
    <w:rsid w:val="00716AEB"/>
    <w:rsid w:val="0071755F"/>
    <w:rsid w:val="00717B94"/>
    <w:rsid w:val="00720A6B"/>
    <w:rsid w:val="007210C8"/>
    <w:rsid w:val="007219EE"/>
    <w:rsid w:val="00721AE3"/>
    <w:rsid w:val="00721C93"/>
    <w:rsid w:val="00721F28"/>
    <w:rsid w:val="007223D7"/>
    <w:rsid w:val="007238B3"/>
    <w:rsid w:val="00723F48"/>
    <w:rsid w:val="007240EE"/>
    <w:rsid w:val="0072425C"/>
    <w:rsid w:val="00724C10"/>
    <w:rsid w:val="00730B7F"/>
    <w:rsid w:val="00731333"/>
    <w:rsid w:val="00731F33"/>
    <w:rsid w:val="007339FE"/>
    <w:rsid w:val="00733CCE"/>
    <w:rsid w:val="00734CB4"/>
    <w:rsid w:val="007360E9"/>
    <w:rsid w:val="007365DC"/>
    <w:rsid w:val="00740049"/>
    <w:rsid w:val="007411B2"/>
    <w:rsid w:val="007416A1"/>
    <w:rsid w:val="0074186F"/>
    <w:rsid w:val="0074198F"/>
    <w:rsid w:val="0074373E"/>
    <w:rsid w:val="0074489E"/>
    <w:rsid w:val="00746B45"/>
    <w:rsid w:val="007476BC"/>
    <w:rsid w:val="007517A4"/>
    <w:rsid w:val="007538DB"/>
    <w:rsid w:val="00757613"/>
    <w:rsid w:val="0075793C"/>
    <w:rsid w:val="00757A3A"/>
    <w:rsid w:val="0076121E"/>
    <w:rsid w:val="00762644"/>
    <w:rsid w:val="00762971"/>
    <w:rsid w:val="00762F78"/>
    <w:rsid w:val="00762FB3"/>
    <w:rsid w:val="0076413C"/>
    <w:rsid w:val="00764A6C"/>
    <w:rsid w:val="007663DF"/>
    <w:rsid w:val="00767359"/>
    <w:rsid w:val="007676E5"/>
    <w:rsid w:val="007701C3"/>
    <w:rsid w:val="00771492"/>
    <w:rsid w:val="00771DB3"/>
    <w:rsid w:val="00773E82"/>
    <w:rsid w:val="00774471"/>
    <w:rsid w:val="00776AE1"/>
    <w:rsid w:val="00776C2D"/>
    <w:rsid w:val="00776E09"/>
    <w:rsid w:val="00776FCE"/>
    <w:rsid w:val="00777127"/>
    <w:rsid w:val="00777ECB"/>
    <w:rsid w:val="0078036D"/>
    <w:rsid w:val="00780595"/>
    <w:rsid w:val="00780EF8"/>
    <w:rsid w:val="00780F5E"/>
    <w:rsid w:val="00780FC5"/>
    <w:rsid w:val="00781883"/>
    <w:rsid w:val="00781E03"/>
    <w:rsid w:val="00781FCE"/>
    <w:rsid w:val="00784264"/>
    <w:rsid w:val="00785DF5"/>
    <w:rsid w:val="007877AC"/>
    <w:rsid w:val="00787B87"/>
    <w:rsid w:val="00787DE2"/>
    <w:rsid w:val="00787FC4"/>
    <w:rsid w:val="007900F2"/>
    <w:rsid w:val="0079113F"/>
    <w:rsid w:val="00791181"/>
    <w:rsid w:val="00791D3C"/>
    <w:rsid w:val="007922A7"/>
    <w:rsid w:val="007930DC"/>
    <w:rsid w:val="007979E7"/>
    <w:rsid w:val="007A020A"/>
    <w:rsid w:val="007A1A9F"/>
    <w:rsid w:val="007A1B0D"/>
    <w:rsid w:val="007A1E00"/>
    <w:rsid w:val="007A35DB"/>
    <w:rsid w:val="007A36BC"/>
    <w:rsid w:val="007A4252"/>
    <w:rsid w:val="007A4D71"/>
    <w:rsid w:val="007A5062"/>
    <w:rsid w:val="007A688B"/>
    <w:rsid w:val="007A6D55"/>
    <w:rsid w:val="007A6F85"/>
    <w:rsid w:val="007A7E47"/>
    <w:rsid w:val="007B02D9"/>
    <w:rsid w:val="007B06B6"/>
    <w:rsid w:val="007B0B85"/>
    <w:rsid w:val="007B32DB"/>
    <w:rsid w:val="007B46D3"/>
    <w:rsid w:val="007B4754"/>
    <w:rsid w:val="007B4CA1"/>
    <w:rsid w:val="007B51E6"/>
    <w:rsid w:val="007B54CD"/>
    <w:rsid w:val="007B5728"/>
    <w:rsid w:val="007B7B0C"/>
    <w:rsid w:val="007C00CF"/>
    <w:rsid w:val="007C229B"/>
    <w:rsid w:val="007C2463"/>
    <w:rsid w:val="007C2C60"/>
    <w:rsid w:val="007C3636"/>
    <w:rsid w:val="007C40B9"/>
    <w:rsid w:val="007C4960"/>
    <w:rsid w:val="007C4AE0"/>
    <w:rsid w:val="007C4DFA"/>
    <w:rsid w:val="007C515B"/>
    <w:rsid w:val="007C78F8"/>
    <w:rsid w:val="007C7E3C"/>
    <w:rsid w:val="007D0134"/>
    <w:rsid w:val="007D0388"/>
    <w:rsid w:val="007D0E0B"/>
    <w:rsid w:val="007D139B"/>
    <w:rsid w:val="007D1D7E"/>
    <w:rsid w:val="007D204A"/>
    <w:rsid w:val="007D2C32"/>
    <w:rsid w:val="007D30F4"/>
    <w:rsid w:val="007D3162"/>
    <w:rsid w:val="007D76D3"/>
    <w:rsid w:val="007E044D"/>
    <w:rsid w:val="007E0494"/>
    <w:rsid w:val="007E092D"/>
    <w:rsid w:val="007E2F59"/>
    <w:rsid w:val="007E51C5"/>
    <w:rsid w:val="007E579B"/>
    <w:rsid w:val="007E62DF"/>
    <w:rsid w:val="007E62E1"/>
    <w:rsid w:val="007E70F0"/>
    <w:rsid w:val="007E7722"/>
    <w:rsid w:val="007F116A"/>
    <w:rsid w:val="007F29B2"/>
    <w:rsid w:val="007F2A52"/>
    <w:rsid w:val="007F2E79"/>
    <w:rsid w:val="007F3116"/>
    <w:rsid w:val="007F4EA1"/>
    <w:rsid w:val="007F61E7"/>
    <w:rsid w:val="007F6D2C"/>
    <w:rsid w:val="0080077B"/>
    <w:rsid w:val="00800E0D"/>
    <w:rsid w:val="00800F46"/>
    <w:rsid w:val="00801EE2"/>
    <w:rsid w:val="00802467"/>
    <w:rsid w:val="00802B4E"/>
    <w:rsid w:val="00803BEB"/>
    <w:rsid w:val="00803E77"/>
    <w:rsid w:val="0080433E"/>
    <w:rsid w:val="00805EA6"/>
    <w:rsid w:val="00806073"/>
    <w:rsid w:val="0080707F"/>
    <w:rsid w:val="008071E8"/>
    <w:rsid w:val="00807643"/>
    <w:rsid w:val="00810C88"/>
    <w:rsid w:val="00813BDC"/>
    <w:rsid w:val="00813C6F"/>
    <w:rsid w:val="00814EA0"/>
    <w:rsid w:val="00815B89"/>
    <w:rsid w:val="00815F3D"/>
    <w:rsid w:val="00816A9B"/>
    <w:rsid w:val="00820F70"/>
    <w:rsid w:val="00821AA8"/>
    <w:rsid w:val="0082214D"/>
    <w:rsid w:val="00824041"/>
    <w:rsid w:val="008244AE"/>
    <w:rsid w:val="00825B47"/>
    <w:rsid w:val="008313A8"/>
    <w:rsid w:val="008316EF"/>
    <w:rsid w:val="00832777"/>
    <w:rsid w:val="00833164"/>
    <w:rsid w:val="00833280"/>
    <w:rsid w:val="00833BBF"/>
    <w:rsid w:val="00833BD6"/>
    <w:rsid w:val="00834279"/>
    <w:rsid w:val="00835AAF"/>
    <w:rsid w:val="00835B47"/>
    <w:rsid w:val="00835D84"/>
    <w:rsid w:val="008369CE"/>
    <w:rsid w:val="00836D84"/>
    <w:rsid w:val="00836F10"/>
    <w:rsid w:val="00842514"/>
    <w:rsid w:val="0084465D"/>
    <w:rsid w:val="008455B2"/>
    <w:rsid w:val="00845D8D"/>
    <w:rsid w:val="00846B25"/>
    <w:rsid w:val="00847913"/>
    <w:rsid w:val="008504B6"/>
    <w:rsid w:val="0085074E"/>
    <w:rsid w:val="00850D00"/>
    <w:rsid w:val="00851A3E"/>
    <w:rsid w:val="00853112"/>
    <w:rsid w:val="00853497"/>
    <w:rsid w:val="0085369B"/>
    <w:rsid w:val="00854F9F"/>
    <w:rsid w:val="00855E1B"/>
    <w:rsid w:val="00856470"/>
    <w:rsid w:val="00856878"/>
    <w:rsid w:val="00856ACD"/>
    <w:rsid w:val="00856CB8"/>
    <w:rsid w:val="00857150"/>
    <w:rsid w:val="008573F1"/>
    <w:rsid w:val="0086039E"/>
    <w:rsid w:val="00860CBA"/>
    <w:rsid w:val="00861E21"/>
    <w:rsid w:val="0086261E"/>
    <w:rsid w:val="00863060"/>
    <w:rsid w:val="008638BF"/>
    <w:rsid w:val="008640AC"/>
    <w:rsid w:val="008642A5"/>
    <w:rsid w:val="008642E2"/>
    <w:rsid w:val="00864471"/>
    <w:rsid w:val="0086514A"/>
    <w:rsid w:val="008654D8"/>
    <w:rsid w:val="00865961"/>
    <w:rsid w:val="00865A72"/>
    <w:rsid w:val="00865D1F"/>
    <w:rsid w:val="00865ED9"/>
    <w:rsid w:val="0086694C"/>
    <w:rsid w:val="008670E6"/>
    <w:rsid w:val="00867260"/>
    <w:rsid w:val="008672F0"/>
    <w:rsid w:val="00870154"/>
    <w:rsid w:val="0087071F"/>
    <w:rsid w:val="008708F0"/>
    <w:rsid w:val="008719DC"/>
    <w:rsid w:val="00871D6F"/>
    <w:rsid w:val="0087336F"/>
    <w:rsid w:val="0087796E"/>
    <w:rsid w:val="00880242"/>
    <w:rsid w:val="00881C26"/>
    <w:rsid w:val="00882764"/>
    <w:rsid w:val="00883359"/>
    <w:rsid w:val="00884AD7"/>
    <w:rsid w:val="00885542"/>
    <w:rsid w:val="00885C6C"/>
    <w:rsid w:val="00885FD6"/>
    <w:rsid w:val="008862E2"/>
    <w:rsid w:val="008872E2"/>
    <w:rsid w:val="00887944"/>
    <w:rsid w:val="00890607"/>
    <w:rsid w:val="0089148E"/>
    <w:rsid w:val="00891597"/>
    <w:rsid w:val="00892526"/>
    <w:rsid w:val="00892F26"/>
    <w:rsid w:val="00893D9D"/>
    <w:rsid w:val="0089424F"/>
    <w:rsid w:val="0089491C"/>
    <w:rsid w:val="008962DB"/>
    <w:rsid w:val="00897024"/>
    <w:rsid w:val="00897600"/>
    <w:rsid w:val="00897AA5"/>
    <w:rsid w:val="008A29EA"/>
    <w:rsid w:val="008A3BF3"/>
    <w:rsid w:val="008A4EF8"/>
    <w:rsid w:val="008A50C6"/>
    <w:rsid w:val="008A5A0A"/>
    <w:rsid w:val="008A5E64"/>
    <w:rsid w:val="008A615A"/>
    <w:rsid w:val="008A78ED"/>
    <w:rsid w:val="008B1520"/>
    <w:rsid w:val="008B1701"/>
    <w:rsid w:val="008B20E8"/>
    <w:rsid w:val="008B3B36"/>
    <w:rsid w:val="008B5212"/>
    <w:rsid w:val="008B6BCB"/>
    <w:rsid w:val="008B7A37"/>
    <w:rsid w:val="008B7E3F"/>
    <w:rsid w:val="008B7FD5"/>
    <w:rsid w:val="008C0654"/>
    <w:rsid w:val="008C0DD3"/>
    <w:rsid w:val="008C2EEA"/>
    <w:rsid w:val="008C4324"/>
    <w:rsid w:val="008C4E0B"/>
    <w:rsid w:val="008D05B7"/>
    <w:rsid w:val="008D05BC"/>
    <w:rsid w:val="008D0D78"/>
    <w:rsid w:val="008D116C"/>
    <w:rsid w:val="008D1FFF"/>
    <w:rsid w:val="008D2035"/>
    <w:rsid w:val="008D2E5F"/>
    <w:rsid w:val="008D48EB"/>
    <w:rsid w:val="008D5581"/>
    <w:rsid w:val="008D7358"/>
    <w:rsid w:val="008D7F45"/>
    <w:rsid w:val="008E0504"/>
    <w:rsid w:val="008E1609"/>
    <w:rsid w:val="008E18D2"/>
    <w:rsid w:val="008E3B64"/>
    <w:rsid w:val="008E3C4E"/>
    <w:rsid w:val="008E4788"/>
    <w:rsid w:val="008E49B0"/>
    <w:rsid w:val="008E4E68"/>
    <w:rsid w:val="008E5381"/>
    <w:rsid w:val="008E6735"/>
    <w:rsid w:val="008E7C66"/>
    <w:rsid w:val="008F1701"/>
    <w:rsid w:val="008F263D"/>
    <w:rsid w:val="008F29BA"/>
    <w:rsid w:val="008F3618"/>
    <w:rsid w:val="008F38D4"/>
    <w:rsid w:val="008F3C40"/>
    <w:rsid w:val="008F3EBB"/>
    <w:rsid w:val="008F4468"/>
    <w:rsid w:val="008F542D"/>
    <w:rsid w:val="008F58BD"/>
    <w:rsid w:val="008F5DD6"/>
    <w:rsid w:val="008F73D9"/>
    <w:rsid w:val="0090170B"/>
    <w:rsid w:val="00903480"/>
    <w:rsid w:val="009040B0"/>
    <w:rsid w:val="00905964"/>
    <w:rsid w:val="00905CE8"/>
    <w:rsid w:val="00905DC9"/>
    <w:rsid w:val="0090711F"/>
    <w:rsid w:val="009074EE"/>
    <w:rsid w:val="009079BF"/>
    <w:rsid w:val="00910208"/>
    <w:rsid w:val="00910668"/>
    <w:rsid w:val="0091167E"/>
    <w:rsid w:val="0091176E"/>
    <w:rsid w:val="0091201F"/>
    <w:rsid w:val="00912776"/>
    <w:rsid w:val="00913543"/>
    <w:rsid w:val="00913D79"/>
    <w:rsid w:val="00914C37"/>
    <w:rsid w:val="00921B90"/>
    <w:rsid w:val="00924151"/>
    <w:rsid w:val="00924549"/>
    <w:rsid w:val="009253B9"/>
    <w:rsid w:val="00925ADA"/>
    <w:rsid w:val="00926E05"/>
    <w:rsid w:val="00927490"/>
    <w:rsid w:val="00927AA4"/>
    <w:rsid w:val="0093044A"/>
    <w:rsid w:val="00931974"/>
    <w:rsid w:val="00931C4E"/>
    <w:rsid w:val="0093319E"/>
    <w:rsid w:val="009352F6"/>
    <w:rsid w:val="009375D4"/>
    <w:rsid w:val="00937950"/>
    <w:rsid w:val="00940ABB"/>
    <w:rsid w:val="00941C07"/>
    <w:rsid w:val="00942236"/>
    <w:rsid w:val="009425EE"/>
    <w:rsid w:val="00942F8A"/>
    <w:rsid w:val="009444D9"/>
    <w:rsid w:val="00947AC7"/>
    <w:rsid w:val="009510D0"/>
    <w:rsid w:val="00951D48"/>
    <w:rsid w:val="009524AB"/>
    <w:rsid w:val="00952B00"/>
    <w:rsid w:val="00952E57"/>
    <w:rsid w:val="009538AA"/>
    <w:rsid w:val="00955142"/>
    <w:rsid w:val="00955E45"/>
    <w:rsid w:val="00956425"/>
    <w:rsid w:val="0095747E"/>
    <w:rsid w:val="00957E74"/>
    <w:rsid w:val="00962540"/>
    <w:rsid w:val="009636E2"/>
    <w:rsid w:val="0096397B"/>
    <w:rsid w:val="00963F49"/>
    <w:rsid w:val="00964D6D"/>
    <w:rsid w:val="0096516E"/>
    <w:rsid w:val="00966496"/>
    <w:rsid w:val="009667DB"/>
    <w:rsid w:val="009712F3"/>
    <w:rsid w:val="00972AE8"/>
    <w:rsid w:val="0097352A"/>
    <w:rsid w:val="0097370B"/>
    <w:rsid w:val="0097372D"/>
    <w:rsid w:val="00973BE7"/>
    <w:rsid w:val="00974225"/>
    <w:rsid w:val="009744DB"/>
    <w:rsid w:val="00974BB7"/>
    <w:rsid w:val="009752C2"/>
    <w:rsid w:val="00976201"/>
    <w:rsid w:val="00977C86"/>
    <w:rsid w:val="0098188D"/>
    <w:rsid w:val="00983DDD"/>
    <w:rsid w:val="00984073"/>
    <w:rsid w:val="00984128"/>
    <w:rsid w:val="0098447C"/>
    <w:rsid w:val="009844D8"/>
    <w:rsid w:val="00984736"/>
    <w:rsid w:val="00984985"/>
    <w:rsid w:val="00985403"/>
    <w:rsid w:val="009856AC"/>
    <w:rsid w:val="00986EDD"/>
    <w:rsid w:val="00987821"/>
    <w:rsid w:val="009878B7"/>
    <w:rsid w:val="00987BAC"/>
    <w:rsid w:val="00996B47"/>
    <w:rsid w:val="00997C3B"/>
    <w:rsid w:val="00997CBD"/>
    <w:rsid w:val="009A1843"/>
    <w:rsid w:val="009A4F4C"/>
    <w:rsid w:val="009A56F5"/>
    <w:rsid w:val="009A5DD1"/>
    <w:rsid w:val="009A6406"/>
    <w:rsid w:val="009A6CC2"/>
    <w:rsid w:val="009A6D72"/>
    <w:rsid w:val="009A7787"/>
    <w:rsid w:val="009A7B18"/>
    <w:rsid w:val="009A7DA8"/>
    <w:rsid w:val="009B18A8"/>
    <w:rsid w:val="009B1CAD"/>
    <w:rsid w:val="009B2F72"/>
    <w:rsid w:val="009B3CC7"/>
    <w:rsid w:val="009B46D4"/>
    <w:rsid w:val="009B6036"/>
    <w:rsid w:val="009B6417"/>
    <w:rsid w:val="009B6C46"/>
    <w:rsid w:val="009C0C5D"/>
    <w:rsid w:val="009C44DD"/>
    <w:rsid w:val="009C47FF"/>
    <w:rsid w:val="009C4C92"/>
    <w:rsid w:val="009C4E68"/>
    <w:rsid w:val="009C524A"/>
    <w:rsid w:val="009C571F"/>
    <w:rsid w:val="009C5FBC"/>
    <w:rsid w:val="009C6C43"/>
    <w:rsid w:val="009C6EB5"/>
    <w:rsid w:val="009C7E49"/>
    <w:rsid w:val="009D0803"/>
    <w:rsid w:val="009D0A65"/>
    <w:rsid w:val="009D211A"/>
    <w:rsid w:val="009D2E18"/>
    <w:rsid w:val="009D478A"/>
    <w:rsid w:val="009D4870"/>
    <w:rsid w:val="009D489B"/>
    <w:rsid w:val="009D5207"/>
    <w:rsid w:val="009D729A"/>
    <w:rsid w:val="009D749A"/>
    <w:rsid w:val="009D7C08"/>
    <w:rsid w:val="009E0D85"/>
    <w:rsid w:val="009E1741"/>
    <w:rsid w:val="009E1F56"/>
    <w:rsid w:val="009E20B8"/>
    <w:rsid w:val="009E301E"/>
    <w:rsid w:val="009E33E6"/>
    <w:rsid w:val="009E3FA0"/>
    <w:rsid w:val="009E408D"/>
    <w:rsid w:val="009E60CE"/>
    <w:rsid w:val="009F0859"/>
    <w:rsid w:val="009F0A30"/>
    <w:rsid w:val="009F1174"/>
    <w:rsid w:val="009F1A18"/>
    <w:rsid w:val="009F278F"/>
    <w:rsid w:val="009F2AB4"/>
    <w:rsid w:val="009F2C03"/>
    <w:rsid w:val="009F33F9"/>
    <w:rsid w:val="009F57C2"/>
    <w:rsid w:val="009F5A8B"/>
    <w:rsid w:val="00A00C46"/>
    <w:rsid w:val="00A00C8F"/>
    <w:rsid w:val="00A00F8F"/>
    <w:rsid w:val="00A01585"/>
    <w:rsid w:val="00A01A7B"/>
    <w:rsid w:val="00A01FEA"/>
    <w:rsid w:val="00A032CF"/>
    <w:rsid w:val="00A03318"/>
    <w:rsid w:val="00A03E5E"/>
    <w:rsid w:val="00A03F61"/>
    <w:rsid w:val="00A043B0"/>
    <w:rsid w:val="00A0525F"/>
    <w:rsid w:val="00A055DA"/>
    <w:rsid w:val="00A05F4B"/>
    <w:rsid w:val="00A068A3"/>
    <w:rsid w:val="00A06C86"/>
    <w:rsid w:val="00A076EC"/>
    <w:rsid w:val="00A1041B"/>
    <w:rsid w:val="00A1099E"/>
    <w:rsid w:val="00A10BD3"/>
    <w:rsid w:val="00A115FA"/>
    <w:rsid w:val="00A11EFE"/>
    <w:rsid w:val="00A12BE4"/>
    <w:rsid w:val="00A12F42"/>
    <w:rsid w:val="00A14581"/>
    <w:rsid w:val="00A15105"/>
    <w:rsid w:val="00A152C4"/>
    <w:rsid w:val="00A1687F"/>
    <w:rsid w:val="00A20C6E"/>
    <w:rsid w:val="00A22A3D"/>
    <w:rsid w:val="00A23133"/>
    <w:rsid w:val="00A26153"/>
    <w:rsid w:val="00A26446"/>
    <w:rsid w:val="00A26AFE"/>
    <w:rsid w:val="00A26C9A"/>
    <w:rsid w:val="00A27A58"/>
    <w:rsid w:val="00A30416"/>
    <w:rsid w:val="00A30A32"/>
    <w:rsid w:val="00A30D03"/>
    <w:rsid w:val="00A31B43"/>
    <w:rsid w:val="00A31D2F"/>
    <w:rsid w:val="00A326BF"/>
    <w:rsid w:val="00A32C1D"/>
    <w:rsid w:val="00A344D0"/>
    <w:rsid w:val="00A355BE"/>
    <w:rsid w:val="00A360B8"/>
    <w:rsid w:val="00A3680F"/>
    <w:rsid w:val="00A36BCA"/>
    <w:rsid w:val="00A37459"/>
    <w:rsid w:val="00A37465"/>
    <w:rsid w:val="00A37CD6"/>
    <w:rsid w:val="00A4082D"/>
    <w:rsid w:val="00A41868"/>
    <w:rsid w:val="00A42EC9"/>
    <w:rsid w:val="00A43265"/>
    <w:rsid w:val="00A4340C"/>
    <w:rsid w:val="00A434EA"/>
    <w:rsid w:val="00A45B2B"/>
    <w:rsid w:val="00A47AB4"/>
    <w:rsid w:val="00A47D81"/>
    <w:rsid w:val="00A52CEF"/>
    <w:rsid w:val="00A531E2"/>
    <w:rsid w:val="00A53971"/>
    <w:rsid w:val="00A541B6"/>
    <w:rsid w:val="00A54CA9"/>
    <w:rsid w:val="00A54F22"/>
    <w:rsid w:val="00A554C4"/>
    <w:rsid w:val="00A559A3"/>
    <w:rsid w:val="00A56FD3"/>
    <w:rsid w:val="00A607F5"/>
    <w:rsid w:val="00A617C4"/>
    <w:rsid w:val="00A61E70"/>
    <w:rsid w:val="00A62B26"/>
    <w:rsid w:val="00A6322D"/>
    <w:rsid w:val="00A636DD"/>
    <w:rsid w:val="00A64444"/>
    <w:rsid w:val="00A66657"/>
    <w:rsid w:val="00A67820"/>
    <w:rsid w:val="00A7057D"/>
    <w:rsid w:val="00A70FA9"/>
    <w:rsid w:val="00A71284"/>
    <w:rsid w:val="00A71683"/>
    <w:rsid w:val="00A71B8F"/>
    <w:rsid w:val="00A71D29"/>
    <w:rsid w:val="00A72AFA"/>
    <w:rsid w:val="00A73DCA"/>
    <w:rsid w:val="00A746AE"/>
    <w:rsid w:val="00A74F5C"/>
    <w:rsid w:val="00A75CFB"/>
    <w:rsid w:val="00A769D9"/>
    <w:rsid w:val="00A76D47"/>
    <w:rsid w:val="00A76F07"/>
    <w:rsid w:val="00A775F2"/>
    <w:rsid w:val="00A80039"/>
    <w:rsid w:val="00A80B01"/>
    <w:rsid w:val="00A81136"/>
    <w:rsid w:val="00A81755"/>
    <w:rsid w:val="00A82855"/>
    <w:rsid w:val="00A843DD"/>
    <w:rsid w:val="00A845EA"/>
    <w:rsid w:val="00A84AF2"/>
    <w:rsid w:val="00A84B98"/>
    <w:rsid w:val="00A8571A"/>
    <w:rsid w:val="00A8633F"/>
    <w:rsid w:val="00A863C5"/>
    <w:rsid w:val="00A90BD6"/>
    <w:rsid w:val="00A90FC6"/>
    <w:rsid w:val="00A91761"/>
    <w:rsid w:val="00A91772"/>
    <w:rsid w:val="00A91F44"/>
    <w:rsid w:val="00A91FDD"/>
    <w:rsid w:val="00A9257F"/>
    <w:rsid w:val="00A94904"/>
    <w:rsid w:val="00A956A1"/>
    <w:rsid w:val="00A95FB3"/>
    <w:rsid w:val="00A97D35"/>
    <w:rsid w:val="00AA013D"/>
    <w:rsid w:val="00AA0AD8"/>
    <w:rsid w:val="00AA11B3"/>
    <w:rsid w:val="00AA1511"/>
    <w:rsid w:val="00AA2BFC"/>
    <w:rsid w:val="00AA2E80"/>
    <w:rsid w:val="00AA57E2"/>
    <w:rsid w:val="00AA5A7E"/>
    <w:rsid w:val="00AA5BC7"/>
    <w:rsid w:val="00AA6091"/>
    <w:rsid w:val="00AA7351"/>
    <w:rsid w:val="00AA73C7"/>
    <w:rsid w:val="00AA73ED"/>
    <w:rsid w:val="00AA7AE2"/>
    <w:rsid w:val="00AB0812"/>
    <w:rsid w:val="00AB1ACE"/>
    <w:rsid w:val="00AB1DC2"/>
    <w:rsid w:val="00AB213E"/>
    <w:rsid w:val="00AB2214"/>
    <w:rsid w:val="00AB27AD"/>
    <w:rsid w:val="00AB3057"/>
    <w:rsid w:val="00AB3846"/>
    <w:rsid w:val="00AB4024"/>
    <w:rsid w:val="00AB48ED"/>
    <w:rsid w:val="00AB4941"/>
    <w:rsid w:val="00AB4965"/>
    <w:rsid w:val="00AB7675"/>
    <w:rsid w:val="00AB794E"/>
    <w:rsid w:val="00AC067A"/>
    <w:rsid w:val="00AC1476"/>
    <w:rsid w:val="00AC1CE1"/>
    <w:rsid w:val="00AC3393"/>
    <w:rsid w:val="00AC36A7"/>
    <w:rsid w:val="00AC4904"/>
    <w:rsid w:val="00AC4BCF"/>
    <w:rsid w:val="00AC5B0F"/>
    <w:rsid w:val="00AC6F66"/>
    <w:rsid w:val="00AD009E"/>
    <w:rsid w:val="00AD1DB0"/>
    <w:rsid w:val="00AD2570"/>
    <w:rsid w:val="00AD25DC"/>
    <w:rsid w:val="00AD2C46"/>
    <w:rsid w:val="00AD328C"/>
    <w:rsid w:val="00AD4060"/>
    <w:rsid w:val="00AD517F"/>
    <w:rsid w:val="00AD5323"/>
    <w:rsid w:val="00AD53D9"/>
    <w:rsid w:val="00AD5A97"/>
    <w:rsid w:val="00AD61EC"/>
    <w:rsid w:val="00AD633D"/>
    <w:rsid w:val="00AD74EE"/>
    <w:rsid w:val="00AD7E34"/>
    <w:rsid w:val="00AE06CE"/>
    <w:rsid w:val="00AE1195"/>
    <w:rsid w:val="00AE12C8"/>
    <w:rsid w:val="00AE212A"/>
    <w:rsid w:val="00AE311C"/>
    <w:rsid w:val="00AE4179"/>
    <w:rsid w:val="00AE483D"/>
    <w:rsid w:val="00AE5982"/>
    <w:rsid w:val="00AE70A9"/>
    <w:rsid w:val="00AF003D"/>
    <w:rsid w:val="00AF00DC"/>
    <w:rsid w:val="00AF19EB"/>
    <w:rsid w:val="00AF1FC0"/>
    <w:rsid w:val="00AF2FF1"/>
    <w:rsid w:val="00AF30A1"/>
    <w:rsid w:val="00AF36A7"/>
    <w:rsid w:val="00AF41FB"/>
    <w:rsid w:val="00AF7EA8"/>
    <w:rsid w:val="00B0135A"/>
    <w:rsid w:val="00B016AA"/>
    <w:rsid w:val="00B01A3C"/>
    <w:rsid w:val="00B01EF2"/>
    <w:rsid w:val="00B032EC"/>
    <w:rsid w:val="00B060E2"/>
    <w:rsid w:val="00B0715B"/>
    <w:rsid w:val="00B0775B"/>
    <w:rsid w:val="00B077DE"/>
    <w:rsid w:val="00B07C63"/>
    <w:rsid w:val="00B07E62"/>
    <w:rsid w:val="00B12352"/>
    <w:rsid w:val="00B134BA"/>
    <w:rsid w:val="00B13665"/>
    <w:rsid w:val="00B1460B"/>
    <w:rsid w:val="00B1492A"/>
    <w:rsid w:val="00B14DE2"/>
    <w:rsid w:val="00B15468"/>
    <w:rsid w:val="00B154BA"/>
    <w:rsid w:val="00B1765F"/>
    <w:rsid w:val="00B207E1"/>
    <w:rsid w:val="00B21EBE"/>
    <w:rsid w:val="00B24A89"/>
    <w:rsid w:val="00B24D3B"/>
    <w:rsid w:val="00B253D8"/>
    <w:rsid w:val="00B2572E"/>
    <w:rsid w:val="00B259BD"/>
    <w:rsid w:val="00B2710B"/>
    <w:rsid w:val="00B279CF"/>
    <w:rsid w:val="00B309CF"/>
    <w:rsid w:val="00B30E89"/>
    <w:rsid w:val="00B3241C"/>
    <w:rsid w:val="00B32FDC"/>
    <w:rsid w:val="00B339F1"/>
    <w:rsid w:val="00B3466B"/>
    <w:rsid w:val="00B358A4"/>
    <w:rsid w:val="00B35D53"/>
    <w:rsid w:val="00B3645D"/>
    <w:rsid w:val="00B415A8"/>
    <w:rsid w:val="00B41EBA"/>
    <w:rsid w:val="00B41FFF"/>
    <w:rsid w:val="00B44470"/>
    <w:rsid w:val="00B4466E"/>
    <w:rsid w:val="00B456CC"/>
    <w:rsid w:val="00B45D1E"/>
    <w:rsid w:val="00B468C4"/>
    <w:rsid w:val="00B469D3"/>
    <w:rsid w:val="00B46CD3"/>
    <w:rsid w:val="00B477B2"/>
    <w:rsid w:val="00B47B05"/>
    <w:rsid w:val="00B50CE2"/>
    <w:rsid w:val="00B51226"/>
    <w:rsid w:val="00B53FA5"/>
    <w:rsid w:val="00B5441A"/>
    <w:rsid w:val="00B54EB8"/>
    <w:rsid w:val="00B55AD0"/>
    <w:rsid w:val="00B56980"/>
    <w:rsid w:val="00B60133"/>
    <w:rsid w:val="00B607AA"/>
    <w:rsid w:val="00B60C45"/>
    <w:rsid w:val="00B60E24"/>
    <w:rsid w:val="00B620D7"/>
    <w:rsid w:val="00B6270C"/>
    <w:rsid w:val="00B633B3"/>
    <w:rsid w:val="00B63FA4"/>
    <w:rsid w:val="00B651ED"/>
    <w:rsid w:val="00B65418"/>
    <w:rsid w:val="00B67759"/>
    <w:rsid w:val="00B722A0"/>
    <w:rsid w:val="00B72FAF"/>
    <w:rsid w:val="00B73030"/>
    <w:rsid w:val="00B73058"/>
    <w:rsid w:val="00B7365E"/>
    <w:rsid w:val="00B741FE"/>
    <w:rsid w:val="00B7521A"/>
    <w:rsid w:val="00B75C27"/>
    <w:rsid w:val="00B75D03"/>
    <w:rsid w:val="00B7732D"/>
    <w:rsid w:val="00B8076A"/>
    <w:rsid w:val="00B80FF4"/>
    <w:rsid w:val="00B83AEC"/>
    <w:rsid w:val="00B84D6C"/>
    <w:rsid w:val="00B85386"/>
    <w:rsid w:val="00B86BB6"/>
    <w:rsid w:val="00B8768E"/>
    <w:rsid w:val="00B902FB"/>
    <w:rsid w:val="00B90B91"/>
    <w:rsid w:val="00B92609"/>
    <w:rsid w:val="00B955CE"/>
    <w:rsid w:val="00B95F98"/>
    <w:rsid w:val="00B968E5"/>
    <w:rsid w:val="00B96E61"/>
    <w:rsid w:val="00B978F0"/>
    <w:rsid w:val="00B97D67"/>
    <w:rsid w:val="00B97DDC"/>
    <w:rsid w:val="00B97F15"/>
    <w:rsid w:val="00BA1465"/>
    <w:rsid w:val="00BA2530"/>
    <w:rsid w:val="00BA2F6D"/>
    <w:rsid w:val="00BA30BE"/>
    <w:rsid w:val="00BA3481"/>
    <w:rsid w:val="00BA45B5"/>
    <w:rsid w:val="00BA61C6"/>
    <w:rsid w:val="00BA703B"/>
    <w:rsid w:val="00BA7B84"/>
    <w:rsid w:val="00BB04B5"/>
    <w:rsid w:val="00BB3DC8"/>
    <w:rsid w:val="00BB450A"/>
    <w:rsid w:val="00BB554D"/>
    <w:rsid w:val="00BB56CF"/>
    <w:rsid w:val="00BB577C"/>
    <w:rsid w:val="00BB5D31"/>
    <w:rsid w:val="00BB6465"/>
    <w:rsid w:val="00BB6752"/>
    <w:rsid w:val="00BB6DAC"/>
    <w:rsid w:val="00BB72D0"/>
    <w:rsid w:val="00BB7362"/>
    <w:rsid w:val="00BB7593"/>
    <w:rsid w:val="00BC1241"/>
    <w:rsid w:val="00BC1400"/>
    <w:rsid w:val="00BC25A4"/>
    <w:rsid w:val="00BC27DC"/>
    <w:rsid w:val="00BC2A0D"/>
    <w:rsid w:val="00BC5A92"/>
    <w:rsid w:val="00BC6518"/>
    <w:rsid w:val="00BC795D"/>
    <w:rsid w:val="00BD1072"/>
    <w:rsid w:val="00BD277B"/>
    <w:rsid w:val="00BD2D38"/>
    <w:rsid w:val="00BD34AB"/>
    <w:rsid w:val="00BD3B64"/>
    <w:rsid w:val="00BD4030"/>
    <w:rsid w:val="00BD43FF"/>
    <w:rsid w:val="00BD47CC"/>
    <w:rsid w:val="00BD5C8B"/>
    <w:rsid w:val="00BD5D22"/>
    <w:rsid w:val="00BE0FCB"/>
    <w:rsid w:val="00BE16DF"/>
    <w:rsid w:val="00BE1FBB"/>
    <w:rsid w:val="00BE4CCF"/>
    <w:rsid w:val="00BE58B4"/>
    <w:rsid w:val="00BE59F3"/>
    <w:rsid w:val="00BE6BFA"/>
    <w:rsid w:val="00BE7A94"/>
    <w:rsid w:val="00BE7D33"/>
    <w:rsid w:val="00BF00AA"/>
    <w:rsid w:val="00BF2D17"/>
    <w:rsid w:val="00BF2E00"/>
    <w:rsid w:val="00BF4855"/>
    <w:rsid w:val="00BF4C5E"/>
    <w:rsid w:val="00BF4C5F"/>
    <w:rsid w:val="00BF65BE"/>
    <w:rsid w:val="00BF7CAC"/>
    <w:rsid w:val="00BF7D55"/>
    <w:rsid w:val="00BF7DEC"/>
    <w:rsid w:val="00C00064"/>
    <w:rsid w:val="00C01743"/>
    <w:rsid w:val="00C02171"/>
    <w:rsid w:val="00C0236A"/>
    <w:rsid w:val="00C028EF"/>
    <w:rsid w:val="00C03E2C"/>
    <w:rsid w:val="00C05BB3"/>
    <w:rsid w:val="00C067DF"/>
    <w:rsid w:val="00C06B82"/>
    <w:rsid w:val="00C06F85"/>
    <w:rsid w:val="00C07AFE"/>
    <w:rsid w:val="00C07B42"/>
    <w:rsid w:val="00C07BA1"/>
    <w:rsid w:val="00C07BE9"/>
    <w:rsid w:val="00C10884"/>
    <w:rsid w:val="00C111BB"/>
    <w:rsid w:val="00C15023"/>
    <w:rsid w:val="00C159F4"/>
    <w:rsid w:val="00C16531"/>
    <w:rsid w:val="00C1775A"/>
    <w:rsid w:val="00C208A1"/>
    <w:rsid w:val="00C20EAB"/>
    <w:rsid w:val="00C20EB4"/>
    <w:rsid w:val="00C2195F"/>
    <w:rsid w:val="00C22018"/>
    <w:rsid w:val="00C2256D"/>
    <w:rsid w:val="00C226CB"/>
    <w:rsid w:val="00C228C1"/>
    <w:rsid w:val="00C23332"/>
    <w:rsid w:val="00C2338E"/>
    <w:rsid w:val="00C24297"/>
    <w:rsid w:val="00C2449D"/>
    <w:rsid w:val="00C24C8A"/>
    <w:rsid w:val="00C24F8B"/>
    <w:rsid w:val="00C2587F"/>
    <w:rsid w:val="00C25C80"/>
    <w:rsid w:val="00C265D6"/>
    <w:rsid w:val="00C26EAF"/>
    <w:rsid w:val="00C3063A"/>
    <w:rsid w:val="00C32CA6"/>
    <w:rsid w:val="00C330D7"/>
    <w:rsid w:val="00C33C4F"/>
    <w:rsid w:val="00C33F6C"/>
    <w:rsid w:val="00C344B4"/>
    <w:rsid w:val="00C354D6"/>
    <w:rsid w:val="00C36504"/>
    <w:rsid w:val="00C36D20"/>
    <w:rsid w:val="00C378EA"/>
    <w:rsid w:val="00C4003C"/>
    <w:rsid w:val="00C41516"/>
    <w:rsid w:val="00C41A56"/>
    <w:rsid w:val="00C44833"/>
    <w:rsid w:val="00C44AB9"/>
    <w:rsid w:val="00C44E34"/>
    <w:rsid w:val="00C450E8"/>
    <w:rsid w:val="00C46110"/>
    <w:rsid w:val="00C4748C"/>
    <w:rsid w:val="00C478DC"/>
    <w:rsid w:val="00C47D87"/>
    <w:rsid w:val="00C50341"/>
    <w:rsid w:val="00C50550"/>
    <w:rsid w:val="00C5146B"/>
    <w:rsid w:val="00C5318D"/>
    <w:rsid w:val="00C5346F"/>
    <w:rsid w:val="00C5456E"/>
    <w:rsid w:val="00C54D6F"/>
    <w:rsid w:val="00C5570B"/>
    <w:rsid w:val="00C561E3"/>
    <w:rsid w:val="00C600B2"/>
    <w:rsid w:val="00C60809"/>
    <w:rsid w:val="00C61121"/>
    <w:rsid w:val="00C622E5"/>
    <w:rsid w:val="00C628E2"/>
    <w:rsid w:val="00C62F63"/>
    <w:rsid w:val="00C63D77"/>
    <w:rsid w:val="00C63DCA"/>
    <w:rsid w:val="00C64118"/>
    <w:rsid w:val="00C64152"/>
    <w:rsid w:val="00C6526D"/>
    <w:rsid w:val="00C653CB"/>
    <w:rsid w:val="00C66008"/>
    <w:rsid w:val="00C7038A"/>
    <w:rsid w:val="00C704CE"/>
    <w:rsid w:val="00C714E6"/>
    <w:rsid w:val="00C71DC0"/>
    <w:rsid w:val="00C724A5"/>
    <w:rsid w:val="00C729D2"/>
    <w:rsid w:val="00C73092"/>
    <w:rsid w:val="00C7452A"/>
    <w:rsid w:val="00C75171"/>
    <w:rsid w:val="00C760A3"/>
    <w:rsid w:val="00C76F16"/>
    <w:rsid w:val="00C8166F"/>
    <w:rsid w:val="00C8362E"/>
    <w:rsid w:val="00C864F0"/>
    <w:rsid w:val="00C91F10"/>
    <w:rsid w:val="00C92132"/>
    <w:rsid w:val="00C92776"/>
    <w:rsid w:val="00C92E28"/>
    <w:rsid w:val="00C93C97"/>
    <w:rsid w:val="00C94952"/>
    <w:rsid w:val="00C94BDF"/>
    <w:rsid w:val="00C95119"/>
    <w:rsid w:val="00C952C4"/>
    <w:rsid w:val="00C954A5"/>
    <w:rsid w:val="00C956A0"/>
    <w:rsid w:val="00C95B47"/>
    <w:rsid w:val="00C96A3A"/>
    <w:rsid w:val="00CA0842"/>
    <w:rsid w:val="00CA0941"/>
    <w:rsid w:val="00CA0B30"/>
    <w:rsid w:val="00CA19E6"/>
    <w:rsid w:val="00CA1E1B"/>
    <w:rsid w:val="00CA20F1"/>
    <w:rsid w:val="00CA2571"/>
    <w:rsid w:val="00CA2ABF"/>
    <w:rsid w:val="00CA2E2F"/>
    <w:rsid w:val="00CA2F64"/>
    <w:rsid w:val="00CA35D6"/>
    <w:rsid w:val="00CA3A6A"/>
    <w:rsid w:val="00CA6728"/>
    <w:rsid w:val="00CA7026"/>
    <w:rsid w:val="00CA715B"/>
    <w:rsid w:val="00CA7DE0"/>
    <w:rsid w:val="00CB05E8"/>
    <w:rsid w:val="00CB1F07"/>
    <w:rsid w:val="00CB2111"/>
    <w:rsid w:val="00CB2815"/>
    <w:rsid w:val="00CB28BC"/>
    <w:rsid w:val="00CB3BB1"/>
    <w:rsid w:val="00CB437E"/>
    <w:rsid w:val="00CB4C26"/>
    <w:rsid w:val="00CB58FA"/>
    <w:rsid w:val="00CB694B"/>
    <w:rsid w:val="00CC0665"/>
    <w:rsid w:val="00CC072F"/>
    <w:rsid w:val="00CC08C0"/>
    <w:rsid w:val="00CC17ED"/>
    <w:rsid w:val="00CC25A0"/>
    <w:rsid w:val="00CC2AA0"/>
    <w:rsid w:val="00CC2C16"/>
    <w:rsid w:val="00CC31D7"/>
    <w:rsid w:val="00CC425B"/>
    <w:rsid w:val="00CC46D8"/>
    <w:rsid w:val="00CC480A"/>
    <w:rsid w:val="00CC5162"/>
    <w:rsid w:val="00CC6BE9"/>
    <w:rsid w:val="00CD0404"/>
    <w:rsid w:val="00CD041C"/>
    <w:rsid w:val="00CD04D2"/>
    <w:rsid w:val="00CD0A6D"/>
    <w:rsid w:val="00CD36C1"/>
    <w:rsid w:val="00CD3801"/>
    <w:rsid w:val="00CD3B26"/>
    <w:rsid w:val="00CD3D01"/>
    <w:rsid w:val="00CD43B3"/>
    <w:rsid w:val="00CD4450"/>
    <w:rsid w:val="00CD49C9"/>
    <w:rsid w:val="00CD5169"/>
    <w:rsid w:val="00CD55FE"/>
    <w:rsid w:val="00CD6443"/>
    <w:rsid w:val="00CD6661"/>
    <w:rsid w:val="00CD7137"/>
    <w:rsid w:val="00CD788E"/>
    <w:rsid w:val="00CD797D"/>
    <w:rsid w:val="00CE0966"/>
    <w:rsid w:val="00CE0A9F"/>
    <w:rsid w:val="00CE0C5F"/>
    <w:rsid w:val="00CE113F"/>
    <w:rsid w:val="00CE233C"/>
    <w:rsid w:val="00CE2807"/>
    <w:rsid w:val="00CE2D9A"/>
    <w:rsid w:val="00CE44D4"/>
    <w:rsid w:val="00CE473D"/>
    <w:rsid w:val="00CE4E50"/>
    <w:rsid w:val="00CE525D"/>
    <w:rsid w:val="00CE5F70"/>
    <w:rsid w:val="00CE6C6B"/>
    <w:rsid w:val="00CE7D87"/>
    <w:rsid w:val="00CF0242"/>
    <w:rsid w:val="00CF0E68"/>
    <w:rsid w:val="00CF19A1"/>
    <w:rsid w:val="00CF2730"/>
    <w:rsid w:val="00CF2756"/>
    <w:rsid w:val="00CF2E33"/>
    <w:rsid w:val="00CF360B"/>
    <w:rsid w:val="00CF3B08"/>
    <w:rsid w:val="00CF41B3"/>
    <w:rsid w:val="00CF4427"/>
    <w:rsid w:val="00CF5357"/>
    <w:rsid w:val="00CF5F8F"/>
    <w:rsid w:val="00CF6814"/>
    <w:rsid w:val="00D001C7"/>
    <w:rsid w:val="00D025DC"/>
    <w:rsid w:val="00D02C9F"/>
    <w:rsid w:val="00D03A38"/>
    <w:rsid w:val="00D04354"/>
    <w:rsid w:val="00D061D3"/>
    <w:rsid w:val="00D064F7"/>
    <w:rsid w:val="00D06F25"/>
    <w:rsid w:val="00D0780C"/>
    <w:rsid w:val="00D103C2"/>
    <w:rsid w:val="00D11919"/>
    <w:rsid w:val="00D11B48"/>
    <w:rsid w:val="00D12434"/>
    <w:rsid w:val="00D13A98"/>
    <w:rsid w:val="00D13BB2"/>
    <w:rsid w:val="00D145E8"/>
    <w:rsid w:val="00D15CD0"/>
    <w:rsid w:val="00D15E05"/>
    <w:rsid w:val="00D161D2"/>
    <w:rsid w:val="00D16F35"/>
    <w:rsid w:val="00D17686"/>
    <w:rsid w:val="00D23218"/>
    <w:rsid w:val="00D24336"/>
    <w:rsid w:val="00D24DA2"/>
    <w:rsid w:val="00D25572"/>
    <w:rsid w:val="00D2724F"/>
    <w:rsid w:val="00D27CF7"/>
    <w:rsid w:val="00D30298"/>
    <w:rsid w:val="00D3149E"/>
    <w:rsid w:val="00D33003"/>
    <w:rsid w:val="00D331A4"/>
    <w:rsid w:val="00D357B8"/>
    <w:rsid w:val="00D35A25"/>
    <w:rsid w:val="00D36282"/>
    <w:rsid w:val="00D36424"/>
    <w:rsid w:val="00D400AF"/>
    <w:rsid w:val="00D4375D"/>
    <w:rsid w:val="00D43A51"/>
    <w:rsid w:val="00D43B86"/>
    <w:rsid w:val="00D445D7"/>
    <w:rsid w:val="00D457C5"/>
    <w:rsid w:val="00D47C93"/>
    <w:rsid w:val="00D52AE9"/>
    <w:rsid w:val="00D52DCC"/>
    <w:rsid w:val="00D54009"/>
    <w:rsid w:val="00D60797"/>
    <w:rsid w:val="00D6147E"/>
    <w:rsid w:val="00D624C7"/>
    <w:rsid w:val="00D641CC"/>
    <w:rsid w:val="00D65779"/>
    <w:rsid w:val="00D65846"/>
    <w:rsid w:val="00D668C0"/>
    <w:rsid w:val="00D66AC2"/>
    <w:rsid w:val="00D67414"/>
    <w:rsid w:val="00D67B71"/>
    <w:rsid w:val="00D7043D"/>
    <w:rsid w:val="00D704A4"/>
    <w:rsid w:val="00D71A51"/>
    <w:rsid w:val="00D71DCF"/>
    <w:rsid w:val="00D72E46"/>
    <w:rsid w:val="00D7495E"/>
    <w:rsid w:val="00D74C36"/>
    <w:rsid w:val="00D75A37"/>
    <w:rsid w:val="00D760C9"/>
    <w:rsid w:val="00D76852"/>
    <w:rsid w:val="00D76B51"/>
    <w:rsid w:val="00D7797A"/>
    <w:rsid w:val="00D80485"/>
    <w:rsid w:val="00D80F36"/>
    <w:rsid w:val="00D81A72"/>
    <w:rsid w:val="00D823EF"/>
    <w:rsid w:val="00D8302E"/>
    <w:rsid w:val="00D8404C"/>
    <w:rsid w:val="00D8439A"/>
    <w:rsid w:val="00D84E46"/>
    <w:rsid w:val="00D857FF"/>
    <w:rsid w:val="00D85DC4"/>
    <w:rsid w:val="00D85F54"/>
    <w:rsid w:val="00D87EF6"/>
    <w:rsid w:val="00D91EA5"/>
    <w:rsid w:val="00D92003"/>
    <w:rsid w:val="00D92A0E"/>
    <w:rsid w:val="00D93B8E"/>
    <w:rsid w:val="00D95B80"/>
    <w:rsid w:val="00D975EB"/>
    <w:rsid w:val="00D97F16"/>
    <w:rsid w:val="00DA19E6"/>
    <w:rsid w:val="00DA1B1A"/>
    <w:rsid w:val="00DA3C83"/>
    <w:rsid w:val="00DA4C07"/>
    <w:rsid w:val="00DA54B0"/>
    <w:rsid w:val="00DA696A"/>
    <w:rsid w:val="00DB11E2"/>
    <w:rsid w:val="00DB14A5"/>
    <w:rsid w:val="00DB28CE"/>
    <w:rsid w:val="00DB3183"/>
    <w:rsid w:val="00DB4181"/>
    <w:rsid w:val="00DB4CD2"/>
    <w:rsid w:val="00DB6D03"/>
    <w:rsid w:val="00DB6F39"/>
    <w:rsid w:val="00DB6F7E"/>
    <w:rsid w:val="00DB6FA2"/>
    <w:rsid w:val="00DC003C"/>
    <w:rsid w:val="00DC0B43"/>
    <w:rsid w:val="00DC22D6"/>
    <w:rsid w:val="00DC339A"/>
    <w:rsid w:val="00DC3B39"/>
    <w:rsid w:val="00DC4703"/>
    <w:rsid w:val="00DC4F49"/>
    <w:rsid w:val="00DC54D8"/>
    <w:rsid w:val="00DC66E9"/>
    <w:rsid w:val="00DC692F"/>
    <w:rsid w:val="00DC6BFF"/>
    <w:rsid w:val="00DC7099"/>
    <w:rsid w:val="00DC74F1"/>
    <w:rsid w:val="00DC7EC0"/>
    <w:rsid w:val="00DD0152"/>
    <w:rsid w:val="00DD124D"/>
    <w:rsid w:val="00DD269E"/>
    <w:rsid w:val="00DD2F9F"/>
    <w:rsid w:val="00DD2FB3"/>
    <w:rsid w:val="00DD3982"/>
    <w:rsid w:val="00DD415D"/>
    <w:rsid w:val="00DD45D8"/>
    <w:rsid w:val="00DD4EAA"/>
    <w:rsid w:val="00DD55E3"/>
    <w:rsid w:val="00DD5CAB"/>
    <w:rsid w:val="00DD5FC0"/>
    <w:rsid w:val="00DD606D"/>
    <w:rsid w:val="00DD74FA"/>
    <w:rsid w:val="00DD752B"/>
    <w:rsid w:val="00DD75D5"/>
    <w:rsid w:val="00DD78FB"/>
    <w:rsid w:val="00DE07B8"/>
    <w:rsid w:val="00DE07DA"/>
    <w:rsid w:val="00DE1023"/>
    <w:rsid w:val="00DE1F78"/>
    <w:rsid w:val="00DE2039"/>
    <w:rsid w:val="00DE2343"/>
    <w:rsid w:val="00DE2938"/>
    <w:rsid w:val="00DE364F"/>
    <w:rsid w:val="00DE4F07"/>
    <w:rsid w:val="00DE5269"/>
    <w:rsid w:val="00DE5447"/>
    <w:rsid w:val="00DE5728"/>
    <w:rsid w:val="00DE5856"/>
    <w:rsid w:val="00DE63FD"/>
    <w:rsid w:val="00DE6872"/>
    <w:rsid w:val="00DE7978"/>
    <w:rsid w:val="00DF03B1"/>
    <w:rsid w:val="00DF0636"/>
    <w:rsid w:val="00DF0C54"/>
    <w:rsid w:val="00DF1658"/>
    <w:rsid w:val="00DF16AE"/>
    <w:rsid w:val="00DF2261"/>
    <w:rsid w:val="00DF2372"/>
    <w:rsid w:val="00DF2D8F"/>
    <w:rsid w:val="00DF3231"/>
    <w:rsid w:val="00DF36D0"/>
    <w:rsid w:val="00DF397B"/>
    <w:rsid w:val="00DF47F2"/>
    <w:rsid w:val="00DF6288"/>
    <w:rsid w:val="00DF6EA1"/>
    <w:rsid w:val="00DF7321"/>
    <w:rsid w:val="00E01AE9"/>
    <w:rsid w:val="00E01B66"/>
    <w:rsid w:val="00E02E09"/>
    <w:rsid w:val="00E0388F"/>
    <w:rsid w:val="00E043AD"/>
    <w:rsid w:val="00E05354"/>
    <w:rsid w:val="00E05C05"/>
    <w:rsid w:val="00E05D9D"/>
    <w:rsid w:val="00E06D6E"/>
    <w:rsid w:val="00E070EE"/>
    <w:rsid w:val="00E073AF"/>
    <w:rsid w:val="00E07E15"/>
    <w:rsid w:val="00E10BA5"/>
    <w:rsid w:val="00E10C52"/>
    <w:rsid w:val="00E12333"/>
    <w:rsid w:val="00E13C8E"/>
    <w:rsid w:val="00E144AC"/>
    <w:rsid w:val="00E157A2"/>
    <w:rsid w:val="00E16437"/>
    <w:rsid w:val="00E176F2"/>
    <w:rsid w:val="00E17B28"/>
    <w:rsid w:val="00E17B50"/>
    <w:rsid w:val="00E17F1E"/>
    <w:rsid w:val="00E20B2C"/>
    <w:rsid w:val="00E22D0D"/>
    <w:rsid w:val="00E2335D"/>
    <w:rsid w:val="00E239AD"/>
    <w:rsid w:val="00E23DB7"/>
    <w:rsid w:val="00E24316"/>
    <w:rsid w:val="00E27CA8"/>
    <w:rsid w:val="00E3092B"/>
    <w:rsid w:val="00E32093"/>
    <w:rsid w:val="00E3247F"/>
    <w:rsid w:val="00E32612"/>
    <w:rsid w:val="00E32F01"/>
    <w:rsid w:val="00E33910"/>
    <w:rsid w:val="00E33E24"/>
    <w:rsid w:val="00E34162"/>
    <w:rsid w:val="00E36066"/>
    <w:rsid w:val="00E361F4"/>
    <w:rsid w:val="00E369A0"/>
    <w:rsid w:val="00E36A52"/>
    <w:rsid w:val="00E36B0C"/>
    <w:rsid w:val="00E3731E"/>
    <w:rsid w:val="00E37509"/>
    <w:rsid w:val="00E40260"/>
    <w:rsid w:val="00E402AA"/>
    <w:rsid w:val="00E404A6"/>
    <w:rsid w:val="00E40A1D"/>
    <w:rsid w:val="00E4144D"/>
    <w:rsid w:val="00E4261A"/>
    <w:rsid w:val="00E42F8F"/>
    <w:rsid w:val="00E43224"/>
    <w:rsid w:val="00E4483A"/>
    <w:rsid w:val="00E458A2"/>
    <w:rsid w:val="00E45BF4"/>
    <w:rsid w:val="00E45C47"/>
    <w:rsid w:val="00E45EFB"/>
    <w:rsid w:val="00E46097"/>
    <w:rsid w:val="00E471A7"/>
    <w:rsid w:val="00E4741E"/>
    <w:rsid w:val="00E519F5"/>
    <w:rsid w:val="00E51E67"/>
    <w:rsid w:val="00E5261B"/>
    <w:rsid w:val="00E53689"/>
    <w:rsid w:val="00E53D55"/>
    <w:rsid w:val="00E54041"/>
    <w:rsid w:val="00E549D7"/>
    <w:rsid w:val="00E54A71"/>
    <w:rsid w:val="00E551EC"/>
    <w:rsid w:val="00E55472"/>
    <w:rsid w:val="00E56568"/>
    <w:rsid w:val="00E566A6"/>
    <w:rsid w:val="00E56FB7"/>
    <w:rsid w:val="00E60917"/>
    <w:rsid w:val="00E61A5A"/>
    <w:rsid w:val="00E6388B"/>
    <w:rsid w:val="00E63E75"/>
    <w:rsid w:val="00E6425F"/>
    <w:rsid w:val="00E649D1"/>
    <w:rsid w:val="00E64C06"/>
    <w:rsid w:val="00E65062"/>
    <w:rsid w:val="00E659EA"/>
    <w:rsid w:val="00E66A16"/>
    <w:rsid w:val="00E66AB1"/>
    <w:rsid w:val="00E67D6A"/>
    <w:rsid w:val="00E7064A"/>
    <w:rsid w:val="00E70EC9"/>
    <w:rsid w:val="00E7114F"/>
    <w:rsid w:val="00E7122E"/>
    <w:rsid w:val="00E716D9"/>
    <w:rsid w:val="00E729E8"/>
    <w:rsid w:val="00E731C1"/>
    <w:rsid w:val="00E73697"/>
    <w:rsid w:val="00E74E2B"/>
    <w:rsid w:val="00E74FCC"/>
    <w:rsid w:val="00E754E8"/>
    <w:rsid w:val="00E75FED"/>
    <w:rsid w:val="00E764AB"/>
    <w:rsid w:val="00E76888"/>
    <w:rsid w:val="00E77F14"/>
    <w:rsid w:val="00E810F6"/>
    <w:rsid w:val="00E813C3"/>
    <w:rsid w:val="00E81C98"/>
    <w:rsid w:val="00E828F4"/>
    <w:rsid w:val="00E82BA5"/>
    <w:rsid w:val="00E83111"/>
    <w:rsid w:val="00E84DB2"/>
    <w:rsid w:val="00E85822"/>
    <w:rsid w:val="00E85C57"/>
    <w:rsid w:val="00E86382"/>
    <w:rsid w:val="00E86589"/>
    <w:rsid w:val="00E87757"/>
    <w:rsid w:val="00E90429"/>
    <w:rsid w:val="00E90CEA"/>
    <w:rsid w:val="00E92890"/>
    <w:rsid w:val="00E9322B"/>
    <w:rsid w:val="00E93761"/>
    <w:rsid w:val="00E93FB5"/>
    <w:rsid w:val="00E9575E"/>
    <w:rsid w:val="00E9672E"/>
    <w:rsid w:val="00E97782"/>
    <w:rsid w:val="00E97894"/>
    <w:rsid w:val="00E9799D"/>
    <w:rsid w:val="00EA0748"/>
    <w:rsid w:val="00EA2726"/>
    <w:rsid w:val="00EA2E4A"/>
    <w:rsid w:val="00EA2EA8"/>
    <w:rsid w:val="00EA310D"/>
    <w:rsid w:val="00EA3932"/>
    <w:rsid w:val="00EA394A"/>
    <w:rsid w:val="00EA3C4E"/>
    <w:rsid w:val="00EA47E3"/>
    <w:rsid w:val="00EA4E65"/>
    <w:rsid w:val="00EA5B2F"/>
    <w:rsid w:val="00EB0977"/>
    <w:rsid w:val="00EB110B"/>
    <w:rsid w:val="00EB119C"/>
    <w:rsid w:val="00EB12A6"/>
    <w:rsid w:val="00EB18BF"/>
    <w:rsid w:val="00EB1A43"/>
    <w:rsid w:val="00EB1D88"/>
    <w:rsid w:val="00EB1E58"/>
    <w:rsid w:val="00EB2ACF"/>
    <w:rsid w:val="00EB36FA"/>
    <w:rsid w:val="00EB4A0E"/>
    <w:rsid w:val="00EB4ADE"/>
    <w:rsid w:val="00EB5988"/>
    <w:rsid w:val="00EB5A1B"/>
    <w:rsid w:val="00EB5F79"/>
    <w:rsid w:val="00EB6082"/>
    <w:rsid w:val="00EB6AD0"/>
    <w:rsid w:val="00EB6E27"/>
    <w:rsid w:val="00EB6F78"/>
    <w:rsid w:val="00EB7059"/>
    <w:rsid w:val="00EB725D"/>
    <w:rsid w:val="00EB79DA"/>
    <w:rsid w:val="00EB7CCA"/>
    <w:rsid w:val="00EB7CE2"/>
    <w:rsid w:val="00EC0065"/>
    <w:rsid w:val="00EC1A83"/>
    <w:rsid w:val="00EC215B"/>
    <w:rsid w:val="00EC2262"/>
    <w:rsid w:val="00EC3CE0"/>
    <w:rsid w:val="00EC4FA2"/>
    <w:rsid w:val="00EC55F7"/>
    <w:rsid w:val="00EC58BB"/>
    <w:rsid w:val="00EC687F"/>
    <w:rsid w:val="00EC7119"/>
    <w:rsid w:val="00EC7BD0"/>
    <w:rsid w:val="00ED0620"/>
    <w:rsid w:val="00ED0A57"/>
    <w:rsid w:val="00ED1927"/>
    <w:rsid w:val="00ED27E3"/>
    <w:rsid w:val="00ED28D9"/>
    <w:rsid w:val="00ED3967"/>
    <w:rsid w:val="00ED4BD2"/>
    <w:rsid w:val="00ED7A74"/>
    <w:rsid w:val="00EE28BB"/>
    <w:rsid w:val="00EE2EB3"/>
    <w:rsid w:val="00EE3BD5"/>
    <w:rsid w:val="00EE4380"/>
    <w:rsid w:val="00EE4482"/>
    <w:rsid w:val="00EE49EE"/>
    <w:rsid w:val="00EE5690"/>
    <w:rsid w:val="00EE5947"/>
    <w:rsid w:val="00EE6B49"/>
    <w:rsid w:val="00EE7584"/>
    <w:rsid w:val="00EE7AFA"/>
    <w:rsid w:val="00EF0A75"/>
    <w:rsid w:val="00EF0B00"/>
    <w:rsid w:val="00EF25CB"/>
    <w:rsid w:val="00EF28D3"/>
    <w:rsid w:val="00EF293B"/>
    <w:rsid w:val="00EF4DF4"/>
    <w:rsid w:val="00EF5B6F"/>
    <w:rsid w:val="00EF6278"/>
    <w:rsid w:val="00EF65F4"/>
    <w:rsid w:val="00EF7A55"/>
    <w:rsid w:val="00F00A35"/>
    <w:rsid w:val="00F00E60"/>
    <w:rsid w:val="00F00ED8"/>
    <w:rsid w:val="00F019DC"/>
    <w:rsid w:val="00F02908"/>
    <w:rsid w:val="00F035F8"/>
    <w:rsid w:val="00F03C57"/>
    <w:rsid w:val="00F042AD"/>
    <w:rsid w:val="00F054F8"/>
    <w:rsid w:val="00F05685"/>
    <w:rsid w:val="00F05CEF"/>
    <w:rsid w:val="00F06BFC"/>
    <w:rsid w:val="00F07343"/>
    <w:rsid w:val="00F10F26"/>
    <w:rsid w:val="00F1304F"/>
    <w:rsid w:val="00F13EBA"/>
    <w:rsid w:val="00F14749"/>
    <w:rsid w:val="00F1597F"/>
    <w:rsid w:val="00F15CBA"/>
    <w:rsid w:val="00F163FC"/>
    <w:rsid w:val="00F16C6A"/>
    <w:rsid w:val="00F16D0B"/>
    <w:rsid w:val="00F17C9E"/>
    <w:rsid w:val="00F20954"/>
    <w:rsid w:val="00F20C20"/>
    <w:rsid w:val="00F2174D"/>
    <w:rsid w:val="00F2176B"/>
    <w:rsid w:val="00F21B80"/>
    <w:rsid w:val="00F2245E"/>
    <w:rsid w:val="00F234EE"/>
    <w:rsid w:val="00F24065"/>
    <w:rsid w:val="00F247CD"/>
    <w:rsid w:val="00F24A8E"/>
    <w:rsid w:val="00F24F2C"/>
    <w:rsid w:val="00F27202"/>
    <w:rsid w:val="00F30056"/>
    <w:rsid w:val="00F301C1"/>
    <w:rsid w:val="00F31A38"/>
    <w:rsid w:val="00F32934"/>
    <w:rsid w:val="00F32969"/>
    <w:rsid w:val="00F32FC9"/>
    <w:rsid w:val="00F3370B"/>
    <w:rsid w:val="00F33B85"/>
    <w:rsid w:val="00F33E4E"/>
    <w:rsid w:val="00F34FD3"/>
    <w:rsid w:val="00F36629"/>
    <w:rsid w:val="00F376A0"/>
    <w:rsid w:val="00F4099D"/>
    <w:rsid w:val="00F40CAD"/>
    <w:rsid w:val="00F41742"/>
    <w:rsid w:val="00F42DB8"/>
    <w:rsid w:val="00F43163"/>
    <w:rsid w:val="00F4336B"/>
    <w:rsid w:val="00F446F0"/>
    <w:rsid w:val="00F4749F"/>
    <w:rsid w:val="00F47F70"/>
    <w:rsid w:val="00F50116"/>
    <w:rsid w:val="00F508D9"/>
    <w:rsid w:val="00F51586"/>
    <w:rsid w:val="00F516ED"/>
    <w:rsid w:val="00F52825"/>
    <w:rsid w:val="00F52BFA"/>
    <w:rsid w:val="00F540BC"/>
    <w:rsid w:val="00F55780"/>
    <w:rsid w:val="00F55A29"/>
    <w:rsid w:val="00F569EA"/>
    <w:rsid w:val="00F56FF3"/>
    <w:rsid w:val="00F5769F"/>
    <w:rsid w:val="00F57DF0"/>
    <w:rsid w:val="00F61495"/>
    <w:rsid w:val="00F617A7"/>
    <w:rsid w:val="00F61B1D"/>
    <w:rsid w:val="00F61D71"/>
    <w:rsid w:val="00F64EE3"/>
    <w:rsid w:val="00F659A2"/>
    <w:rsid w:val="00F668C3"/>
    <w:rsid w:val="00F67A9E"/>
    <w:rsid w:val="00F70428"/>
    <w:rsid w:val="00F71E5D"/>
    <w:rsid w:val="00F72474"/>
    <w:rsid w:val="00F73110"/>
    <w:rsid w:val="00F73431"/>
    <w:rsid w:val="00F73476"/>
    <w:rsid w:val="00F734B5"/>
    <w:rsid w:val="00F73691"/>
    <w:rsid w:val="00F7463E"/>
    <w:rsid w:val="00F7517D"/>
    <w:rsid w:val="00F75DFB"/>
    <w:rsid w:val="00F778F3"/>
    <w:rsid w:val="00F803CB"/>
    <w:rsid w:val="00F804C4"/>
    <w:rsid w:val="00F80B1A"/>
    <w:rsid w:val="00F81551"/>
    <w:rsid w:val="00F817F4"/>
    <w:rsid w:val="00F82455"/>
    <w:rsid w:val="00F83282"/>
    <w:rsid w:val="00F836D1"/>
    <w:rsid w:val="00F838CF"/>
    <w:rsid w:val="00F86EF1"/>
    <w:rsid w:val="00F86F56"/>
    <w:rsid w:val="00F9022F"/>
    <w:rsid w:val="00F908D9"/>
    <w:rsid w:val="00F90982"/>
    <w:rsid w:val="00F91866"/>
    <w:rsid w:val="00F91FD7"/>
    <w:rsid w:val="00F92FE6"/>
    <w:rsid w:val="00F931F3"/>
    <w:rsid w:val="00F93BB6"/>
    <w:rsid w:val="00F94069"/>
    <w:rsid w:val="00F940F4"/>
    <w:rsid w:val="00F94919"/>
    <w:rsid w:val="00F952A9"/>
    <w:rsid w:val="00F96201"/>
    <w:rsid w:val="00F969FE"/>
    <w:rsid w:val="00F97E23"/>
    <w:rsid w:val="00FA04D5"/>
    <w:rsid w:val="00FA09B5"/>
    <w:rsid w:val="00FA4890"/>
    <w:rsid w:val="00FA64CE"/>
    <w:rsid w:val="00FA64D7"/>
    <w:rsid w:val="00FA6676"/>
    <w:rsid w:val="00FA6751"/>
    <w:rsid w:val="00FB1D90"/>
    <w:rsid w:val="00FB20AB"/>
    <w:rsid w:val="00FB397B"/>
    <w:rsid w:val="00FB3C6E"/>
    <w:rsid w:val="00FB53FE"/>
    <w:rsid w:val="00FB652F"/>
    <w:rsid w:val="00FB7CE8"/>
    <w:rsid w:val="00FC071F"/>
    <w:rsid w:val="00FC16AC"/>
    <w:rsid w:val="00FC19A9"/>
    <w:rsid w:val="00FC2621"/>
    <w:rsid w:val="00FC356E"/>
    <w:rsid w:val="00FC3847"/>
    <w:rsid w:val="00FC3870"/>
    <w:rsid w:val="00FC38F8"/>
    <w:rsid w:val="00FC43C3"/>
    <w:rsid w:val="00FC5BCE"/>
    <w:rsid w:val="00FC7D4A"/>
    <w:rsid w:val="00FD005E"/>
    <w:rsid w:val="00FD007C"/>
    <w:rsid w:val="00FD02EC"/>
    <w:rsid w:val="00FD24B6"/>
    <w:rsid w:val="00FD2A3B"/>
    <w:rsid w:val="00FD323A"/>
    <w:rsid w:val="00FD4432"/>
    <w:rsid w:val="00FD4C59"/>
    <w:rsid w:val="00FD52A0"/>
    <w:rsid w:val="00FD59F8"/>
    <w:rsid w:val="00FD5F02"/>
    <w:rsid w:val="00FD63C6"/>
    <w:rsid w:val="00FD6EFC"/>
    <w:rsid w:val="00FD7884"/>
    <w:rsid w:val="00FE068E"/>
    <w:rsid w:val="00FE08CD"/>
    <w:rsid w:val="00FE0DF1"/>
    <w:rsid w:val="00FE1BB4"/>
    <w:rsid w:val="00FE2AE6"/>
    <w:rsid w:val="00FE406E"/>
    <w:rsid w:val="00FE4230"/>
    <w:rsid w:val="00FE6EA3"/>
    <w:rsid w:val="00FF1384"/>
    <w:rsid w:val="00FF308B"/>
    <w:rsid w:val="00FF4A70"/>
    <w:rsid w:val="00FF6AC3"/>
    <w:rsid w:val="2531BAA5"/>
    <w:rsid w:val="4D68C025"/>
    <w:rsid w:val="5DEFCCD2"/>
    <w:rsid w:val="634E581D"/>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980A40"/>
  <w15:docId w15:val="{93C7BE4D-95C3-4023-A697-8B4DD0F4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BB72D0"/>
    <w:pPr>
      <w:spacing w:after="120" w:line="260" w:lineRule="atLeast"/>
      <w:jc w:val="both"/>
    </w:pPr>
    <w:rPr>
      <w:rFonts w:ascii="Arial" w:hAnsi="Arial"/>
      <w:lang w:eastAsia="en-US"/>
    </w:rPr>
  </w:style>
  <w:style w:type="paragraph" w:styleId="berschrift1">
    <w:name w:val="heading 1"/>
    <w:basedOn w:val="Standard"/>
    <w:next w:val="Standard"/>
    <w:link w:val="berschrift1Zchn"/>
    <w:qFormat/>
    <w:rsid w:val="00491179"/>
    <w:pPr>
      <w:keepNext/>
      <w:pageBreakBefore/>
      <w:numPr>
        <w:numId w:val="18"/>
      </w:numPr>
      <w:spacing w:before="240"/>
      <w:jc w:val="left"/>
      <w:outlineLvl w:val="0"/>
    </w:pPr>
    <w:rPr>
      <w:rFonts w:eastAsiaTheme="majorEastAsia" w:cstheme="majorBidi"/>
      <w:b/>
      <w:color w:val="0068A9"/>
      <w:sz w:val="32"/>
    </w:rPr>
  </w:style>
  <w:style w:type="paragraph" w:styleId="berschrift2">
    <w:name w:val="heading 2"/>
    <w:basedOn w:val="Standard"/>
    <w:next w:val="Standard"/>
    <w:link w:val="berschrift2Zchn"/>
    <w:qFormat/>
    <w:rsid w:val="00B2710B"/>
    <w:pPr>
      <w:numPr>
        <w:ilvl w:val="1"/>
        <w:numId w:val="18"/>
      </w:numPr>
      <w:spacing w:before="240"/>
      <w:outlineLvl w:val="1"/>
    </w:pPr>
    <w:rPr>
      <w:b/>
      <w:color w:val="0068A9" w:themeColor="accent2"/>
      <w:sz w:val="28"/>
    </w:rPr>
  </w:style>
  <w:style w:type="paragraph" w:styleId="berschrift3">
    <w:name w:val="heading 3"/>
    <w:basedOn w:val="Standard"/>
    <w:next w:val="Standard"/>
    <w:link w:val="berschrift3Zchn"/>
    <w:qFormat/>
    <w:rsid w:val="00024421"/>
    <w:pPr>
      <w:keepNext/>
      <w:keepLines/>
      <w:widowControl w:val="0"/>
      <w:numPr>
        <w:ilvl w:val="2"/>
        <w:numId w:val="18"/>
      </w:numPr>
      <w:spacing w:before="240"/>
      <w:jc w:val="left"/>
      <w:outlineLvl w:val="2"/>
    </w:pPr>
    <w:rPr>
      <w:rFonts w:eastAsiaTheme="majorEastAsia" w:cstheme="majorBidi"/>
      <w:b/>
      <w:color w:val="0068A9"/>
      <w:sz w:val="24"/>
    </w:rPr>
  </w:style>
  <w:style w:type="paragraph" w:styleId="berschrift4">
    <w:name w:val="heading 4"/>
    <w:basedOn w:val="Standard"/>
    <w:next w:val="Standard"/>
    <w:link w:val="berschrift4Zchn"/>
    <w:qFormat/>
    <w:rsid w:val="007A1A9F"/>
    <w:pPr>
      <w:keepNext/>
      <w:widowControl w:val="0"/>
      <w:numPr>
        <w:ilvl w:val="6"/>
        <w:numId w:val="18"/>
      </w:numPr>
      <w:spacing w:before="240" w:after="60"/>
      <w:outlineLvl w:val="3"/>
    </w:pPr>
    <w:rPr>
      <w:rFonts w:eastAsiaTheme="majorEastAsia" w:cstheme="majorBidi"/>
      <w:b/>
      <w:color w:val="0068A9" w:themeColor="accent2"/>
      <w:sz w:val="24"/>
    </w:rPr>
  </w:style>
  <w:style w:type="paragraph" w:styleId="berschrift5">
    <w:name w:val="heading 5"/>
    <w:basedOn w:val="Standard"/>
    <w:next w:val="Standard"/>
    <w:link w:val="berschrift5Zchn"/>
    <w:unhideWhenUsed/>
    <w:rsid w:val="00F42DB8"/>
    <w:pPr>
      <w:numPr>
        <w:ilvl w:val="4"/>
        <w:numId w:val="10"/>
      </w:numPr>
      <w:spacing w:before="280" w:after="0" w:line="360" w:lineRule="auto"/>
      <w:outlineLvl w:val="4"/>
    </w:pPr>
    <w:rPr>
      <w:rFonts w:asciiTheme="majorHAnsi" w:eastAsiaTheme="majorEastAsia" w:hAnsiTheme="majorHAnsi" w:cstheme="majorBidi"/>
      <w:b/>
      <w:bCs/>
      <w:i/>
      <w:iCs/>
    </w:rPr>
  </w:style>
  <w:style w:type="paragraph" w:styleId="berschrift6">
    <w:name w:val="heading 6"/>
    <w:basedOn w:val="Standard"/>
    <w:next w:val="Standard"/>
    <w:link w:val="berschrift6Zchn"/>
    <w:unhideWhenUsed/>
    <w:rsid w:val="00F42DB8"/>
    <w:pPr>
      <w:numPr>
        <w:ilvl w:val="5"/>
        <w:numId w:val="10"/>
      </w:numPr>
      <w:spacing w:before="280" w:after="80" w:line="360" w:lineRule="auto"/>
      <w:outlineLvl w:val="5"/>
    </w:pPr>
    <w:rPr>
      <w:rFonts w:asciiTheme="majorHAnsi" w:eastAsiaTheme="majorEastAsia" w:hAnsiTheme="majorHAnsi" w:cstheme="majorBidi"/>
      <w:b/>
      <w:bCs/>
      <w:i/>
      <w:iCs/>
    </w:rPr>
  </w:style>
  <w:style w:type="paragraph" w:styleId="berschrift7">
    <w:name w:val="heading 7"/>
    <w:basedOn w:val="Standard"/>
    <w:next w:val="Standard"/>
    <w:link w:val="berschrift7Zchn"/>
    <w:unhideWhenUsed/>
    <w:rsid w:val="00F42DB8"/>
    <w:pPr>
      <w:numPr>
        <w:ilvl w:val="6"/>
        <w:numId w:val="10"/>
      </w:numPr>
      <w:spacing w:before="280" w:after="0" w:line="360" w:lineRule="auto"/>
      <w:outlineLvl w:val="6"/>
    </w:pPr>
    <w:rPr>
      <w:rFonts w:asciiTheme="majorHAnsi" w:eastAsiaTheme="majorEastAsia" w:hAnsiTheme="majorHAnsi" w:cstheme="majorBidi"/>
      <w:b/>
      <w:bCs/>
      <w:i/>
      <w:iCs/>
    </w:rPr>
  </w:style>
  <w:style w:type="paragraph" w:styleId="berschrift8">
    <w:name w:val="heading 8"/>
    <w:basedOn w:val="Standard"/>
    <w:next w:val="Standard"/>
    <w:link w:val="berschrift8Zchn"/>
    <w:unhideWhenUsed/>
    <w:rsid w:val="00F42DB8"/>
    <w:pPr>
      <w:numPr>
        <w:ilvl w:val="7"/>
        <w:numId w:val="10"/>
      </w:numPr>
      <w:spacing w:before="280" w:after="0" w:line="360" w:lineRule="auto"/>
      <w:outlineLvl w:val="7"/>
    </w:pPr>
    <w:rPr>
      <w:rFonts w:asciiTheme="majorHAnsi" w:eastAsiaTheme="majorEastAsia" w:hAnsiTheme="majorHAnsi" w:cstheme="majorBidi"/>
      <w:b/>
      <w:bCs/>
      <w:i/>
      <w:iCs/>
      <w:sz w:val="18"/>
      <w:szCs w:val="18"/>
    </w:rPr>
  </w:style>
  <w:style w:type="paragraph" w:styleId="berschrift9">
    <w:name w:val="heading 9"/>
    <w:basedOn w:val="Standard"/>
    <w:next w:val="Standard"/>
    <w:link w:val="berschrift9Zchn"/>
    <w:unhideWhenUsed/>
    <w:rsid w:val="00F42DB8"/>
    <w:pPr>
      <w:numPr>
        <w:ilvl w:val="8"/>
        <w:numId w:val="10"/>
      </w:numPr>
      <w:spacing w:before="280" w:after="0" w:line="360" w:lineRule="auto"/>
      <w:outlineLvl w:val="8"/>
    </w:pPr>
    <w:rPr>
      <w:rFonts w:asciiTheme="majorHAnsi" w:eastAsiaTheme="majorEastAsia" w:hAnsiTheme="majorHAnsi" w:cstheme="majorBidi"/>
      <w:i/>
      <w:iCs/>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491179"/>
    <w:rPr>
      <w:rFonts w:ascii="Arial" w:eastAsiaTheme="majorEastAsia" w:hAnsi="Arial" w:cstheme="majorBidi"/>
      <w:b/>
      <w:color w:val="0068A9"/>
      <w:sz w:val="32"/>
      <w:lang w:eastAsia="en-US"/>
    </w:rPr>
  </w:style>
  <w:style w:type="paragraph" w:styleId="Kopfzeile">
    <w:name w:val="header"/>
    <w:basedOn w:val="Standard"/>
    <w:link w:val="KopfzeileZchn"/>
    <w:rsid w:val="00AC067A"/>
    <w:pPr>
      <w:tabs>
        <w:tab w:val="center" w:pos="4536"/>
        <w:tab w:val="right" w:pos="9072"/>
      </w:tabs>
      <w:spacing w:after="0"/>
    </w:pPr>
  </w:style>
  <w:style w:type="character" w:customStyle="1" w:styleId="berschrift3Zchn">
    <w:name w:val="Überschrift 3 Zchn"/>
    <w:basedOn w:val="Absatz-Standardschriftart"/>
    <w:link w:val="berschrift3"/>
    <w:rsid w:val="00024421"/>
    <w:rPr>
      <w:rFonts w:ascii="Arial" w:eastAsiaTheme="majorEastAsia" w:hAnsi="Arial" w:cstheme="majorBidi"/>
      <w:b/>
      <w:color w:val="0068A9"/>
      <w:sz w:val="24"/>
      <w:lang w:eastAsia="en-US"/>
    </w:rPr>
  </w:style>
  <w:style w:type="character" w:customStyle="1" w:styleId="berschrift4Zchn">
    <w:name w:val="Überschrift 4 Zchn"/>
    <w:basedOn w:val="Absatz-Standardschriftart"/>
    <w:link w:val="berschrift4"/>
    <w:rsid w:val="007A1A9F"/>
    <w:rPr>
      <w:rFonts w:ascii="Arial" w:eastAsiaTheme="majorEastAsia" w:hAnsi="Arial" w:cstheme="majorBidi"/>
      <w:b/>
      <w:color w:val="0068A9" w:themeColor="accent2"/>
      <w:sz w:val="24"/>
      <w:lang w:eastAsia="en-US"/>
    </w:rPr>
  </w:style>
  <w:style w:type="character" w:customStyle="1" w:styleId="berschrift5Zchn">
    <w:name w:val="Überschrift 5 Zchn"/>
    <w:basedOn w:val="Absatz-Standardschriftart"/>
    <w:link w:val="berschrift5"/>
    <w:rsid w:val="00F42DB8"/>
    <w:rPr>
      <w:rFonts w:asciiTheme="majorHAnsi" w:eastAsiaTheme="majorEastAsia" w:hAnsiTheme="majorHAnsi" w:cstheme="majorBidi"/>
      <w:b/>
      <w:bCs/>
      <w:i/>
      <w:iCs/>
      <w:lang w:eastAsia="en-US"/>
    </w:rPr>
  </w:style>
  <w:style w:type="character" w:customStyle="1" w:styleId="berschrift6Zchn">
    <w:name w:val="Überschrift 6 Zchn"/>
    <w:basedOn w:val="Absatz-Standardschriftart"/>
    <w:link w:val="berschrift6"/>
    <w:rsid w:val="00F42DB8"/>
    <w:rPr>
      <w:rFonts w:asciiTheme="majorHAnsi" w:eastAsiaTheme="majorEastAsia" w:hAnsiTheme="majorHAnsi" w:cstheme="majorBidi"/>
      <w:b/>
      <w:bCs/>
      <w:i/>
      <w:iCs/>
      <w:lang w:eastAsia="en-US"/>
    </w:rPr>
  </w:style>
  <w:style w:type="character" w:customStyle="1" w:styleId="berschrift7Zchn">
    <w:name w:val="Überschrift 7 Zchn"/>
    <w:basedOn w:val="Absatz-Standardschriftart"/>
    <w:link w:val="berschrift7"/>
    <w:rsid w:val="00F42DB8"/>
    <w:rPr>
      <w:rFonts w:asciiTheme="majorHAnsi" w:eastAsiaTheme="majorEastAsia" w:hAnsiTheme="majorHAnsi" w:cstheme="majorBidi"/>
      <w:b/>
      <w:bCs/>
      <w:i/>
      <w:iCs/>
      <w:lang w:eastAsia="en-US"/>
    </w:rPr>
  </w:style>
  <w:style w:type="character" w:customStyle="1" w:styleId="berschrift8Zchn">
    <w:name w:val="Überschrift 8 Zchn"/>
    <w:basedOn w:val="Absatz-Standardschriftart"/>
    <w:link w:val="berschrift8"/>
    <w:rsid w:val="00F42DB8"/>
    <w:rPr>
      <w:rFonts w:asciiTheme="majorHAnsi" w:eastAsiaTheme="majorEastAsia" w:hAnsiTheme="majorHAnsi" w:cstheme="majorBidi"/>
      <w:b/>
      <w:bCs/>
      <w:i/>
      <w:iCs/>
      <w:sz w:val="18"/>
      <w:szCs w:val="18"/>
      <w:lang w:eastAsia="en-US"/>
    </w:rPr>
  </w:style>
  <w:style w:type="character" w:customStyle="1" w:styleId="berschrift9Zchn">
    <w:name w:val="Überschrift 9 Zchn"/>
    <w:basedOn w:val="Absatz-Standardschriftart"/>
    <w:link w:val="berschrift9"/>
    <w:rsid w:val="00F42DB8"/>
    <w:rPr>
      <w:rFonts w:asciiTheme="majorHAnsi" w:eastAsiaTheme="majorEastAsia" w:hAnsiTheme="majorHAnsi" w:cstheme="majorBidi"/>
      <w:i/>
      <w:iCs/>
      <w:sz w:val="18"/>
      <w:szCs w:val="18"/>
      <w:lang w:eastAsia="en-US"/>
    </w:rPr>
  </w:style>
  <w:style w:type="paragraph" w:styleId="Fuzeile">
    <w:name w:val="footer"/>
    <w:basedOn w:val="Standard"/>
    <w:link w:val="FuzeileZchn"/>
    <w:autoRedefine/>
    <w:uiPriority w:val="99"/>
    <w:qFormat/>
    <w:rsid w:val="00927490"/>
    <w:pPr>
      <w:pBdr>
        <w:top w:val="single" w:sz="4" w:space="1" w:color="auto"/>
      </w:pBdr>
      <w:tabs>
        <w:tab w:val="center" w:pos="4536"/>
        <w:tab w:val="right" w:pos="9071"/>
      </w:tabs>
      <w:spacing w:after="0"/>
    </w:pPr>
    <w:rPr>
      <w:sz w:val="16"/>
      <w:szCs w:val="16"/>
    </w:rPr>
  </w:style>
  <w:style w:type="character" w:customStyle="1" w:styleId="FuzeileZchn">
    <w:name w:val="Fußzeile Zchn"/>
    <w:basedOn w:val="Absatz-Standardschriftart"/>
    <w:link w:val="Fuzeile"/>
    <w:uiPriority w:val="99"/>
    <w:rsid w:val="00927490"/>
    <w:rPr>
      <w:rFonts w:ascii="Arial" w:hAnsi="Arial"/>
      <w:sz w:val="16"/>
      <w:szCs w:val="16"/>
      <w:lang w:eastAsia="en-US"/>
    </w:rPr>
  </w:style>
  <w:style w:type="character" w:customStyle="1" w:styleId="KopfzeileZchn">
    <w:name w:val="Kopfzeile Zchn"/>
    <w:basedOn w:val="Absatz-Standardschriftart"/>
    <w:link w:val="Kopfzeile"/>
    <w:rsid w:val="00AC067A"/>
    <w:rPr>
      <w:rFonts w:ascii="Arial" w:hAnsi="Arial"/>
      <w:lang w:eastAsia="en-US"/>
    </w:rPr>
  </w:style>
  <w:style w:type="paragraph" w:customStyle="1" w:styleId="NumerierteListeStufe2">
    <w:name w:val="Numerierte Liste Stufe 2"/>
    <w:basedOn w:val="Standard"/>
    <w:rsid w:val="000C507C"/>
    <w:pPr>
      <w:numPr>
        <w:numId w:val="1"/>
      </w:numPr>
      <w:spacing w:before="120" w:after="0"/>
    </w:pPr>
  </w:style>
  <w:style w:type="paragraph" w:styleId="Verzeichnis1">
    <w:name w:val="toc 1"/>
    <w:basedOn w:val="Standard"/>
    <w:next w:val="Standard"/>
    <w:autoRedefine/>
    <w:uiPriority w:val="39"/>
    <w:qFormat/>
    <w:rsid w:val="00602083"/>
    <w:pPr>
      <w:widowControl w:val="0"/>
      <w:tabs>
        <w:tab w:val="left" w:pos="284"/>
        <w:tab w:val="right" w:leader="dot" w:pos="9071"/>
      </w:tabs>
    </w:pPr>
    <w:rPr>
      <w:rFonts w:cs="Arial"/>
      <w:b/>
      <w:noProof/>
      <w:szCs w:val="24"/>
    </w:rPr>
  </w:style>
  <w:style w:type="paragraph" w:styleId="Verzeichnis2">
    <w:name w:val="toc 2"/>
    <w:basedOn w:val="Standard"/>
    <w:next w:val="Standard"/>
    <w:autoRedefine/>
    <w:uiPriority w:val="39"/>
    <w:qFormat/>
    <w:rsid w:val="00187C1D"/>
    <w:pPr>
      <w:widowControl w:val="0"/>
      <w:tabs>
        <w:tab w:val="left" w:pos="851"/>
        <w:tab w:val="right" w:leader="dot" w:pos="9071"/>
      </w:tabs>
      <w:spacing w:after="60"/>
      <w:ind w:left="284"/>
      <w:jc w:val="left"/>
    </w:pPr>
    <w:rPr>
      <w:noProof/>
      <w:szCs w:val="24"/>
    </w:rPr>
  </w:style>
  <w:style w:type="paragraph" w:styleId="Dokumentstruktur">
    <w:name w:val="Document Map"/>
    <w:basedOn w:val="Standard"/>
    <w:semiHidden/>
    <w:rsid w:val="000C507C"/>
    <w:pPr>
      <w:shd w:val="clear" w:color="auto" w:fill="000080"/>
    </w:pPr>
    <w:rPr>
      <w:rFonts w:ascii="Tahoma" w:hAnsi="Tahoma" w:cs="Tahoma"/>
    </w:rPr>
  </w:style>
  <w:style w:type="paragraph" w:customStyle="1" w:styleId="NumerierteListeStufe3">
    <w:name w:val="Numerierte Liste Stufe 3"/>
    <w:basedOn w:val="Standard"/>
    <w:rsid w:val="000C507C"/>
    <w:pPr>
      <w:numPr>
        <w:numId w:val="6"/>
      </w:numPr>
      <w:spacing w:before="120" w:after="0"/>
    </w:pPr>
  </w:style>
  <w:style w:type="paragraph" w:customStyle="1" w:styleId="NumerierteListeStufe4">
    <w:name w:val="Numerierte Liste Stufe 4"/>
    <w:basedOn w:val="Standard"/>
    <w:rsid w:val="000C507C"/>
    <w:pPr>
      <w:numPr>
        <w:numId w:val="7"/>
      </w:numPr>
      <w:spacing w:before="120" w:after="0"/>
    </w:pPr>
  </w:style>
  <w:style w:type="paragraph" w:customStyle="1" w:styleId="Cover">
    <w:name w:val="Cover"/>
    <w:basedOn w:val="Standard"/>
    <w:link w:val="CoverZchn"/>
    <w:autoRedefine/>
    <w:semiHidden/>
    <w:rsid w:val="007B32DB"/>
    <w:pPr>
      <w:autoSpaceDE w:val="0"/>
      <w:autoSpaceDN w:val="0"/>
      <w:adjustRightInd w:val="0"/>
      <w:jc w:val="center"/>
    </w:pPr>
    <w:rPr>
      <w:rFonts w:eastAsia="Arial Unicode MS" w:cs="Arial"/>
      <w:b/>
      <w:bCs/>
      <w:sz w:val="48"/>
      <w:szCs w:val="36"/>
      <w:lang w:eastAsia="de-DE"/>
    </w:rPr>
  </w:style>
  <w:style w:type="character" w:customStyle="1" w:styleId="CoverZchn">
    <w:name w:val="Cover Zchn"/>
    <w:basedOn w:val="Absatz-Standardschriftart"/>
    <w:link w:val="Cover"/>
    <w:semiHidden/>
    <w:rsid w:val="000B4528"/>
    <w:rPr>
      <w:rFonts w:ascii="Arial" w:eastAsia="Arial Unicode MS" w:hAnsi="Arial" w:cs="Arial"/>
      <w:b/>
      <w:bCs/>
      <w:sz w:val="48"/>
      <w:szCs w:val="36"/>
    </w:rPr>
  </w:style>
  <w:style w:type="paragraph" w:customStyle="1" w:styleId="Textberschrift">
    <w:name w:val="Textüberschrift"/>
    <w:basedOn w:val="Standard"/>
    <w:semiHidden/>
    <w:rsid w:val="000C507C"/>
    <w:pPr>
      <w:widowControl w:val="0"/>
      <w:autoSpaceDE w:val="0"/>
      <w:autoSpaceDN w:val="0"/>
      <w:adjustRightInd w:val="0"/>
      <w:spacing w:before="120"/>
    </w:pPr>
    <w:rPr>
      <w:rFonts w:eastAsia="Arial Unicode MS" w:cs="Arial"/>
      <w:b/>
      <w:bCs/>
      <w:szCs w:val="24"/>
      <w:lang w:eastAsia="de-DE"/>
    </w:rPr>
  </w:style>
  <w:style w:type="character" w:styleId="Kommentarzeichen">
    <w:name w:val="annotation reference"/>
    <w:basedOn w:val="Absatz-Standardschriftart"/>
    <w:uiPriority w:val="99"/>
    <w:semiHidden/>
    <w:rsid w:val="000C507C"/>
    <w:rPr>
      <w:sz w:val="16"/>
      <w:szCs w:val="16"/>
    </w:rPr>
  </w:style>
  <w:style w:type="paragraph" w:styleId="Kommentartext">
    <w:name w:val="annotation text"/>
    <w:basedOn w:val="Standard"/>
    <w:link w:val="KommentartextZchn"/>
    <w:semiHidden/>
    <w:rsid w:val="000C507C"/>
    <w:pPr>
      <w:spacing w:after="0"/>
    </w:pPr>
    <w:rPr>
      <w:lang w:eastAsia="de-DE"/>
    </w:rPr>
  </w:style>
  <w:style w:type="character" w:customStyle="1" w:styleId="KommentartextZchn">
    <w:name w:val="Kommentartext Zchn"/>
    <w:basedOn w:val="Absatz-Standardschriftart"/>
    <w:link w:val="Kommentartext"/>
    <w:semiHidden/>
    <w:rsid w:val="005128A2"/>
    <w:rPr>
      <w:rFonts w:ascii="Garamond" w:hAnsi="Garamond"/>
    </w:rPr>
  </w:style>
  <w:style w:type="paragraph" w:customStyle="1" w:styleId="ListeStufe1">
    <w:name w:val="Liste Stufe 1"/>
    <w:basedOn w:val="Standard"/>
    <w:uiPriority w:val="99"/>
    <w:rsid w:val="00AC067A"/>
    <w:pPr>
      <w:numPr>
        <w:numId w:val="2"/>
      </w:numPr>
      <w:spacing w:before="60" w:after="0"/>
    </w:pPr>
    <w:rPr>
      <w:bCs/>
      <w:szCs w:val="22"/>
    </w:rPr>
  </w:style>
  <w:style w:type="paragraph" w:customStyle="1" w:styleId="ListeStufe2">
    <w:name w:val="Liste Stufe 2"/>
    <w:basedOn w:val="Standard"/>
    <w:rsid w:val="00AC067A"/>
    <w:pPr>
      <w:numPr>
        <w:numId w:val="3"/>
      </w:numPr>
      <w:spacing w:before="60" w:after="0"/>
    </w:pPr>
    <w:rPr>
      <w:lang w:val="en-US"/>
    </w:rPr>
  </w:style>
  <w:style w:type="paragraph" w:customStyle="1" w:styleId="ListeStufe3">
    <w:name w:val="Liste Stufe 3"/>
    <w:basedOn w:val="Standard"/>
    <w:rsid w:val="00AC067A"/>
    <w:pPr>
      <w:numPr>
        <w:numId w:val="4"/>
      </w:numPr>
    </w:pPr>
    <w:rPr>
      <w:szCs w:val="16"/>
      <w:lang w:val="en-US"/>
    </w:rPr>
  </w:style>
  <w:style w:type="paragraph" w:customStyle="1" w:styleId="ListeStufe4">
    <w:name w:val="Liste Stufe 4"/>
    <w:basedOn w:val="Standard"/>
    <w:rsid w:val="00AC067A"/>
    <w:pPr>
      <w:numPr>
        <w:numId w:val="5"/>
      </w:numPr>
    </w:pPr>
  </w:style>
  <w:style w:type="paragraph" w:styleId="Verzeichnis3">
    <w:name w:val="toc 3"/>
    <w:basedOn w:val="Standard"/>
    <w:next w:val="Standard"/>
    <w:autoRedefine/>
    <w:uiPriority w:val="39"/>
    <w:qFormat/>
    <w:rsid w:val="00F05685"/>
    <w:pPr>
      <w:tabs>
        <w:tab w:val="left" w:pos="1701"/>
        <w:tab w:val="right" w:leader="dot" w:pos="9061"/>
      </w:tabs>
      <w:spacing w:after="60" w:line="240" w:lineRule="auto"/>
      <w:ind w:left="851"/>
    </w:pPr>
  </w:style>
  <w:style w:type="paragraph" w:styleId="Verzeichnis4">
    <w:name w:val="toc 4"/>
    <w:basedOn w:val="Standard"/>
    <w:next w:val="Standard"/>
    <w:autoRedefine/>
    <w:semiHidden/>
    <w:rsid w:val="00A81136"/>
    <w:pPr>
      <w:spacing w:after="0"/>
      <w:ind w:left="720"/>
      <w:jc w:val="left"/>
    </w:pPr>
    <w:rPr>
      <w:szCs w:val="24"/>
      <w:lang w:eastAsia="de-DE"/>
    </w:rPr>
  </w:style>
  <w:style w:type="paragraph" w:styleId="Verzeichnis5">
    <w:name w:val="toc 5"/>
    <w:basedOn w:val="Standard"/>
    <w:next w:val="Standard"/>
    <w:autoRedefine/>
    <w:semiHidden/>
    <w:rsid w:val="000C507C"/>
    <w:pPr>
      <w:spacing w:after="0"/>
      <w:ind w:left="960"/>
      <w:jc w:val="left"/>
    </w:pPr>
    <w:rPr>
      <w:rFonts w:ascii="Times New Roman" w:hAnsi="Times New Roman"/>
      <w:sz w:val="24"/>
      <w:szCs w:val="24"/>
      <w:lang w:eastAsia="de-DE"/>
    </w:rPr>
  </w:style>
  <w:style w:type="paragraph" w:styleId="Verzeichnis6">
    <w:name w:val="toc 6"/>
    <w:basedOn w:val="Standard"/>
    <w:next w:val="Standard"/>
    <w:autoRedefine/>
    <w:semiHidden/>
    <w:rsid w:val="000C507C"/>
    <w:pPr>
      <w:spacing w:after="0"/>
      <w:ind w:left="1200"/>
      <w:jc w:val="left"/>
    </w:pPr>
    <w:rPr>
      <w:rFonts w:ascii="Times New Roman" w:hAnsi="Times New Roman"/>
      <w:sz w:val="24"/>
      <w:szCs w:val="24"/>
      <w:lang w:eastAsia="de-DE"/>
    </w:rPr>
  </w:style>
  <w:style w:type="paragraph" w:styleId="Verzeichnis7">
    <w:name w:val="toc 7"/>
    <w:basedOn w:val="Standard"/>
    <w:next w:val="Standard"/>
    <w:autoRedefine/>
    <w:semiHidden/>
    <w:rsid w:val="000C507C"/>
    <w:pPr>
      <w:spacing w:after="0"/>
      <w:ind w:left="1440"/>
      <w:jc w:val="left"/>
    </w:pPr>
    <w:rPr>
      <w:rFonts w:ascii="Times New Roman" w:hAnsi="Times New Roman"/>
      <w:sz w:val="24"/>
      <w:szCs w:val="24"/>
      <w:lang w:eastAsia="de-DE"/>
    </w:rPr>
  </w:style>
  <w:style w:type="paragraph" w:styleId="Verzeichnis8">
    <w:name w:val="toc 8"/>
    <w:basedOn w:val="Standard"/>
    <w:next w:val="Standard"/>
    <w:autoRedefine/>
    <w:semiHidden/>
    <w:rsid w:val="000C507C"/>
    <w:pPr>
      <w:spacing w:after="0"/>
      <w:ind w:left="1680"/>
      <w:jc w:val="left"/>
    </w:pPr>
    <w:rPr>
      <w:rFonts w:ascii="Times New Roman" w:hAnsi="Times New Roman"/>
      <w:sz w:val="24"/>
      <w:szCs w:val="24"/>
      <w:lang w:eastAsia="de-DE"/>
    </w:rPr>
  </w:style>
  <w:style w:type="paragraph" w:styleId="Verzeichnis9">
    <w:name w:val="toc 9"/>
    <w:basedOn w:val="Standard"/>
    <w:next w:val="Standard"/>
    <w:autoRedefine/>
    <w:semiHidden/>
    <w:rsid w:val="000C507C"/>
    <w:pPr>
      <w:spacing w:after="0"/>
      <w:ind w:left="1920"/>
      <w:jc w:val="left"/>
    </w:pPr>
    <w:rPr>
      <w:rFonts w:ascii="Times New Roman" w:hAnsi="Times New Roman"/>
      <w:sz w:val="24"/>
      <w:szCs w:val="24"/>
      <w:lang w:eastAsia="de-DE"/>
    </w:rPr>
  </w:style>
  <w:style w:type="paragraph" w:styleId="StandardWeb">
    <w:name w:val="Normal (Web)"/>
    <w:basedOn w:val="Standard"/>
    <w:uiPriority w:val="99"/>
    <w:rsid w:val="00AC067A"/>
    <w:pPr>
      <w:spacing w:before="100" w:beforeAutospacing="1" w:after="100" w:afterAutospacing="1"/>
      <w:jc w:val="left"/>
    </w:pPr>
    <w:rPr>
      <w:szCs w:val="24"/>
      <w:lang w:eastAsia="de-DE"/>
    </w:rPr>
  </w:style>
  <w:style w:type="character" w:styleId="Hyperlink">
    <w:name w:val="Hyperlink"/>
    <w:basedOn w:val="Absatz-Standardschriftart"/>
    <w:uiPriority w:val="99"/>
    <w:rsid w:val="0089491C"/>
    <w:rPr>
      <w:color w:val="auto"/>
      <w:u w:val="single"/>
    </w:rPr>
  </w:style>
  <w:style w:type="paragraph" w:styleId="Sprechblasentext">
    <w:name w:val="Balloon Text"/>
    <w:basedOn w:val="Standard"/>
    <w:semiHidden/>
    <w:rsid w:val="00D357B8"/>
    <w:rPr>
      <w:rFonts w:ascii="Tahoma" w:hAnsi="Tahoma" w:cs="Tahoma"/>
      <w:sz w:val="16"/>
      <w:szCs w:val="16"/>
    </w:rPr>
  </w:style>
  <w:style w:type="paragraph" w:styleId="Kommentarthema">
    <w:name w:val="annotation subject"/>
    <w:basedOn w:val="Kommentartext"/>
    <w:next w:val="Kommentartext"/>
    <w:semiHidden/>
    <w:rsid w:val="00B016AA"/>
    <w:pPr>
      <w:tabs>
        <w:tab w:val="left" w:pos="851"/>
        <w:tab w:val="left" w:pos="1418"/>
      </w:tabs>
      <w:spacing w:after="120"/>
    </w:pPr>
    <w:rPr>
      <w:b/>
      <w:bCs/>
      <w:lang w:eastAsia="en-US"/>
    </w:rPr>
  </w:style>
  <w:style w:type="paragraph" w:styleId="Inhaltsverzeichnisberschrift">
    <w:name w:val="TOC Heading"/>
    <w:basedOn w:val="berschrift1"/>
    <w:next w:val="Standard"/>
    <w:uiPriority w:val="39"/>
    <w:unhideWhenUsed/>
    <w:qFormat/>
    <w:rsid w:val="00CA2ABF"/>
    <w:pPr>
      <w:keepLines/>
      <w:numPr>
        <w:numId w:val="0"/>
      </w:numPr>
      <w:spacing w:before="480" w:line="276" w:lineRule="auto"/>
      <w:outlineLvl w:val="9"/>
    </w:pPr>
    <w:rPr>
      <w:bCs/>
      <w:szCs w:val="28"/>
    </w:rPr>
  </w:style>
  <w:style w:type="paragraph" w:styleId="berarbeitung">
    <w:name w:val="Revision"/>
    <w:hidden/>
    <w:uiPriority w:val="99"/>
    <w:semiHidden/>
    <w:rsid w:val="00C478DC"/>
    <w:rPr>
      <w:rFonts w:ascii="Garamond" w:hAnsi="Garamond"/>
      <w:sz w:val="22"/>
      <w:lang w:eastAsia="en-US"/>
    </w:rPr>
  </w:style>
  <w:style w:type="paragraph" w:customStyle="1" w:styleId="Zwischenberschrift2Ebene">
    <w:name w:val="Zwischenüberschrift 2. Ebene"/>
    <w:basedOn w:val="Standard"/>
    <w:next w:val="Standard"/>
    <w:link w:val="Zwischenberschrift2EbeneZchn"/>
    <w:qFormat/>
    <w:rsid w:val="00C450E8"/>
    <w:pPr>
      <w:keepNext/>
      <w:spacing w:before="120"/>
      <w:jc w:val="left"/>
    </w:pPr>
    <w:rPr>
      <w:b/>
    </w:rPr>
  </w:style>
  <w:style w:type="character" w:customStyle="1" w:styleId="Zwischenberschrift2EbeneZchn">
    <w:name w:val="Zwischenüberschrift 2. Ebene Zchn"/>
    <w:basedOn w:val="Absatz-Standardschriftart"/>
    <w:link w:val="Zwischenberschrift2Ebene"/>
    <w:rsid w:val="00C450E8"/>
    <w:rPr>
      <w:rFonts w:ascii="Arial" w:hAnsi="Arial"/>
      <w:b/>
      <w:lang w:eastAsia="en-US"/>
    </w:rPr>
  </w:style>
  <w:style w:type="paragraph" w:customStyle="1" w:styleId="FormatvorlageNumerierteListeStufe1Links0cmErsteZeile0cm">
    <w:name w:val="Formatvorlage Numerierte Liste Stufe 1 + Links:  0 cm Erste Zeile:  0 cm"/>
    <w:basedOn w:val="Standard"/>
    <w:rsid w:val="00AC067A"/>
    <w:pPr>
      <w:numPr>
        <w:numId w:val="8"/>
      </w:numPr>
    </w:pPr>
  </w:style>
  <w:style w:type="paragraph" w:styleId="Zitat">
    <w:name w:val="Quote"/>
    <w:basedOn w:val="Standard"/>
    <w:next w:val="Standard"/>
    <w:link w:val="ZitatZchn"/>
    <w:uiPriority w:val="29"/>
    <w:rsid w:val="00F42DB8"/>
    <w:rPr>
      <w:color w:val="5A5A5A" w:themeColor="text1" w:themeTint="A5"/>
    </w:rPr>
  </w:style>
  <w:style w:type="character" w:customStyle="1" w:styleId="ZitatZchn">
    <w:name w:val="Zitat Zchn"/>
    <w:basedOn w:val="Absatz-Standardschriftart"/>
    <w:link w:val="Zitat"/>
    <w:uiPriority w:val="29"/>
    <w:rsid w:val="00F42DB8"/>
    <w:rPr>
      <w:rFonts w:asciiTheme="minorHAnsi"/>
      <w:color w:val="5A5A5A" w:themeColor="text1" w:themeTint="A5"/>
    </w:rPr>
  </w:style>
  <w:style w:type="paragraph" w:customStyle="1" w:styleId="TitelProzessdokumentation">
    <w:name w:val="Titel (Prozessdokumentation)"/>
    <w:basedOn w:val="Standard"/>
    <w:link w:val="TitelProzessdokumentationZchn"/>
    <w:qFormat/>
    <w:rsid w:val="00F06BFC"/>
    <w:pPr>
      <w:jc w:val="center"/>
    </w:pPr>
    <w:rPr>
      <w:rFonts w:cs="Arial"/>
      <w:bCs/>
      <w:sz w:val="24"/>
      <w:szCs w:val="22"/>
    </w:rPr>
  </w:style>
  <w:style w:type="character" w:customStyle="1" w:styleId="TitelProzessdokumentationZchn">
    <w:name w:val="Titel (Prozessdokumentation) Zchn"/>
    <w:basedOn w:val="Absatz-Standardschriftart"/>
    <w:link w:val="TitelProzessdokumentation"/>
    <w:rsid w:val="00F06BFC"/>
    <w:rPr>
      <w:rFonts w:ascii="Arial" w:hAnsi="Arial" w:cs="Arial"/>
      <w:bCs/>
      <w:sz w:val="24"/>
      <w:szCs w:val="22"/>
      <w:lang w:eastAsia="en-US"/>
    </w:rPr>
  </w:style>
  <w:style w:type="paragraph" w:customStyle="1" w:styleId="Abbildungsbeschriftung">
    <w:name w:val="Abbildungsbeschriftung"/>
    <w:basedOn w:val="Standard"/>
    <w:qFormat/>
    <w:rsid w:val="005B0DF1"/>
    <w:pPr>
      <w:spacing w:before="120" w:after="240"/>
      <w:jc w:val="center"/>
    </w:pPr>
    <w:rPr>
      <w:b/>
      <w:bCs/>
      <w:sz w:val="18"/>
      <w:szCs w:val="18"/>
      <w:lang w:eastAsia="de-DE"/>
    </w:rPr>
  </w:style>
  <w:style w:type="paragraph" w:customStyle="1" w:styleId="Zwischenberschrift1Ebene">
    <w:name w:val="Zwischenüberschrift 1. Ebene"/>
    <w:basedOn w:val="Standard"/>
    <w:next w:val="Standard"/>
    <w:link w:val="Zwischenberschrift1EbeneZchn"/>
    <w:qFormat/>
    <w:rsid w:val="000617A9"/>
    <w:pPr>
      <w:keepNext/>
      <w:spacing w:before="240"/>
      <w:jc w:val="left"/>
    </w:pPr>
    <w:rPr>
      <w:b/>
      <w:color w:val="0068A9"/>
      <w:sz w:val="24"/>
      <w:szCs w:val="24"/>
    </w:rPr>
  </w:style>
  <w:style w:type="character" w:customStyle="1" w:styleId="Zwischenberschrift1EbeneZchn">
    <w:name w:val="Zwischenüberschrift 1. Ebene Zchn"/>
    <w:basedOn w:val="Absatz-Standardschriftart"/>
    <w:link w:val="Zwischenberschrift1Ebene"/>
    <w:rsid w:val="000617A9"/>
    <w:rPr>
      <w:rFonts w:ascii="Arial" w:hAnsi="Arial"/>
      <w:b/>
      <w:color w:val="0068A9"/>
      <w:sz w:val="24"/>
      <w:szCs w:val="24"/>
      <w:lang w:eastAsia="en-US"/>
    </w:rPr>
  </w:style>
  <w:style w:type="paragraph" w:styleId="Aufzhlungszeichen">
    <w:name w:val="List Bullet"/>
    <w:basedOn w:val="Standard"/>
    <w:link w:val="AufzhlungszeichenZchn"/>
    <w:rsid w:val="00B55AD0"/>
    <w:pPr>
      <w:numPr>
        <w:numId w:val="12"/>
      </w:numPr>
      <w:tabs>
        <w:tab w:val="left" w:pos="142"/>
      </w:tabs>
      <w:ind w:left="142" w:hanging="142"/>
      <w:jc w:val="left"/>
    </w:pPr>
    <w:rPr>
      <w:rFonts w:eastAsia="Calibri" w:cs="Arial"/>
      <w:iCs/>
      <w:szCs w:val="22"/>
    </w:rPr>
  </w:style>
  <w:style w:type="character" w:customStyle="1" w:styleId="AufzhlungszeichenZchn">
    <w:name w:val="Aufzählungszeichen Zchn"/>
    <w:basedOn w:val="Absatz-Standardschriftart"/>
    <w:link w:val="Aufzhlungszeichen"/>
    <w:rsid w:val="00B55AD0"/>
    <w:rPr>
      <w:rFonts w:ascii="Arial" w:eastAsia="Calibri" w:hAnsi="Arial" w:cs="Arial"/>
      <w:iCs/>
      <w:szCs w:val="22"/>
      <w:lang w:eastAsia="en-US"/>
    </w:rPr>
  </w:style>
  <w:style w:type="paragraph" w:customStyle="1" w:styleId="AufzhlungszeichenEinzug">
    <w:name w:val="Aufzählungszeichen Einzug"/>
    <w:basedOn w:val="Aufzhlungszeichen"/>
    <w:link w:val="AufzhlungEinzugZchn"/>
    <w:rsid w:val="00BF65BE"/>
    <w:pPr>
      <w:numPr>
        <w:numId w:val="0"/>
      </w:numPr>
      <w:tabs>
        <w:tab w:val="left" w:pos="567"/>
      </w:tabs>
    </w:pPr>
  </w:style>
  <w:style w:type="character" w:customStyle="1" w:styleId="AufzhlungEinzugZchn">
    <w:name w:val="Aufzählung Einzug Zchn"/>
    <w:basedOn w:val="AufzhlungszeichenZchn"/>
    <w:link w:val="AufzhlungszeichenEinzug"/>
    <w:rsid w:val="00BF65BE"/>
    <w:rPr>
      <w:rFonts w:ascii="Arial" w:eastAsia="Calibri" w:hAnsi="Arial" w:cs="Arial"/>
      <w:iCs/>
      <w:szCs w:val="22"/>
      <w:lang w:eastAsia="en-US"/>
    </w:rPr>
  </w:style>
  <w:style w:type="table" w:customStyle="1" w:styleId="aSysTabelleKopfzeileblau">
    <w:name w:val="aSys Tabelle Kopfzeile blau"/>
    <w:basedOn w:val="NormaleTabelle"/>
    <w:uiPriority w:val="99"/>
    <w:rsid w:val="00434D4E"/>
    <w:pPr>
      <w:spacing w:before="120"/>
      <w:jc w:val="center"/>
    </w:pPr>
    <w:rPr>
      <w:rFonts w:ascii="Arial" w:hAnsi="Arial"/>
    </w:rPr>
    <w:tblPr>
      <w:tblStyleRowBandSize w:val="1"/>
      <w:jc w:val="center"/>
      <w:tblBorders>
        <w:bottom w:val="single" w:sz="4" w:space="0" w:color="646464" w:themeColor="text2"/>
        <w:insideH w:val="single" w:sz="4" w:space="0" w:color="D9D9D9"/>
        <w:insideV w:val="single" w:sz="4" w:space="0" w:color="D9D9D9"/>
      </w:tblBorders>
    </w:tblPr>
    <w:trPr>
      <w:jc w:val="center"/>
    </w:trPr>
    <w:tblStylePr w:type="firstRow">
      <w:rPr>
        <w:rFonts w:ascii="Arial" w:hAnsi="Arial"/>
        <w:b/>
        <w:color w:val="FFFFFF" w:themeColor="background1"/>
      </w:rPr>
      <w:tblPr/>
      <w:tcPr>
        <w:shd w:val="clear" w:color="auto" w:fill="0068A9"/>
      </w:tcPr>
    </w:tblStylePr>
    <w:tblStylePr w:type="band1Horz">
      <w:rPr>
        <w:rFonts w:ascii="Arial" w:hAnsi="Arial"/>
        <w:sz w:val="20"/>
      </w:rPr>
    </w:tblStylePr>
    <w:tblStylePr w:type="band2Horz">
      <w:rPr>
        <w:rFonts w:ascii="Arial" w:hAnsi="Arial"/>
        <w:sz w:val="20"/>
      </w:rPr>
    </w:tblStylePr>
  </w:style>
  <w:style w:type="paragraph" w:customStyle="1" w:styleId="TabelleKopfzeilezentriert">
    <w:name w:val="Tabelle Kopfzeile zentriert"/>
    <w:basedOn w:val="Standard"/>
    <w:link w:val="TabelleKopfzeilezentriertZchn"/>
    <w:rsid w:val="00881C26"/>
    <w:pPr>
      <w:spacing w:after="0"/>
      <w:jc w:val="center"/>
    </w:pPr>
    <w:rPr>
      <w:b/>
      <w:bCs/>
      <w:sz w:val="16"/>
      <w:szCs w:val="16"/>
    </w:rPr>
  </w:style>
  <w:style w:type="character" w:customStyle="1" w:styleId="TabelleKopfzeilezentriertZchn">
    <w:name w:val="Tabelle Kopfzeile zentriert Zchn"/>
    <w:basedOn w:val="Absatz-Standardschriftart"/>
    <w:link w:val="TabelleKopfzeilezentriert"/>
    <w:rsid w:val="00881C26"/>
    <w:rPr>
      <w:rFonts w:ascii="Arial" w:hAnsi="Arial"/>
      <w:b/>
      <w:bCs/>
      <w:sz w:val="16"/>
      <w:szCs w:val="16"/>
      <w:lang w:eastAsia="en-US"/>
    </w:rPr>
  </w:style>
  <w:style w:type="paragraph" w:customStyle="1" w:styleId="Tabelleberschriftlinks">
    <w:name w:val="Tabelle Überschrift links"/>
    <w:basedOn w:val="TabelleKopfzeilezentriert"/>
    <w:link w:val="TabelleberschriftlinksZchn"/>
    <w:rsid w:val="00321A5B"/>
    <w:pPr>
      <w:ind w:left="57" w:right="57"/>
      <w:jc w:val="left"/>
    </w:pPr>
  </w:style>
  <w:style w:type="character" w:customStyle="1" w:styleId="TabelleberschriftlinksZchn">
    <w:name w:val="Tabelle Überschrift links Zchn"/>
    <w:basedOn w:val="TabelleKopfzeilezentriertZchn"/>
    <w:link w:val="Tabelleberschriftlinks"/>
    <w:rsid w:val="00321A5B"/>
    <w:rPr>
      <w:rFonts w:ascii="Arial" w:hAnsi="Arial"/>
      <w:b/>
      <w:bCs/>
      <w:sz w:val="16"/>
      <w:szCs w:val="16"/>
      <w:lang w:eastAsia="en-US"/>
    </w:rPr>
  </w:style>
  <w:style w:type="paragraph" w:customStyle="1" w:styleId="TabelleStandardlinks">
    <w:name w:val="Tabelle Standard links"/>
    <w:basedOn w:val="Standard"/>
    <w:link w:val="TabelleStandardlinksZchn"/>
    <w:qFormat/>
    <w:rsid w:val="00D02C9F"/>
    <w:pPr>
      <w:spacing w:before="60" w:after="60" w:line="180" w:lineRule="atLeast"/>
      <w:ind w:left="57" w:right="57"/>
      <w:jc w:val="left"/>
    </w:pPr>
    <w:rPr>
      <w:sz w:val="16"/>
      <w:szCs w:val="16"/>
    </w:rPr>
  </w:style>
  <w:style w:type="character" w:customStyle="1" w:styleId="TabelleStandardlinksZchn">
    <w:name w:val="Tabelle Standard links Zchn"/>
    <w:basedOn w:val="Absatz-Standardschriftart"/>
    <w:link w:val="TabelleStandardlinks"/>
    <w:rsid w:val="00D02C9F"/>
    <w:rPr>
      <w:rFonts w:ascii="Arial" w:hAnsi="Arial"/>
      <w:sz w:val="16"/>
      <w:szCs w:val="16"/>
      <w:lang w:eastAsia="en-US"/>
    </w:rPr>
  </w:style>
  <w:style w:type="paragraph" w:customStyle="1" w:styleId="TabelleStandardmittig">
    <w:name w:val="Tabelle Standard mittig"/>
    <w:basedOn w:val="Standard"/>
    <w:link w:val="TabelleStandardmittigZchn"/>
    <w:qFormat/>
    <w:rsid w:val="00F3370B"/>
    <w:pPr>
      <w:spacing w:before="60" w:after="60" w:line="180" w:lineRule="atLeast"/>
      <w:jc w:val="center"/>
    </w:pPr>
    <w:rPr>
      <w:rFonts w:eastAsia="Arial Unicode MS"/>
      <w:sz w:val="16"/>
      <w:szCs w:val="16"/>
    </w:rPr>
  </w:style>
  <w:style w:type="character" w:customStyle="1" w:styleId="TabelleStandardmittigZchn">
    <w:name w:val="Tabelle Standard mittig Zchn"/>
    <w:basedOn w:val="Absatz-Standardschriftart"/>
    <w:link w:val="TabelleStandardmittig"/>
    <w:rsid w:val="00F3370B"/>
    <w:rPr>
      <w:rFonts w:ascii="Arial" w:eastAsia="Arial Unicode MS" w:hAnsi="Arial"/>
      <w:sz w:val="16"/>
      <w:szCs w:val="16"/>
      <w:lang w:eastAsia="en-US"/>
    </w:rPr>
  </w:style>
  <w:style w:type="paragraph" w:customStyle="1" w:styleId="FormatvorlageHintergrund1Links">
    <w:name w:val="Formatvorlage Hintergrund 1 Links"/>
    <w:basedOn w:val="Standard"/>
    <w:rsid w:val="00506450"/>
    <w:pPr>
      <w:spacing w:before="120"/>
      <w:jc w:val="left"/>
    </w:pPr>
    <w:rPr>
      <w:color w:val="FFFFFF" w:themeColor="background1"/>
    </w:rPr>
  </w:style>
  <w:style w:type="paragraph" w:styleId="Aufzhlungszeichen2">
    <w:name w:val="List Bullet 2"/>
    <w:basedOn w:val="Standard"/>
    <w:rsid w:val="007C2C60"/>
    <w:pPr>
      <w:numPr>
        <w:numId w:val="9"/>
      </w:numPr>
      <w:tabs>
        <w:tab w:val="left" w:pos="284"/>
      </w:tabs>
      <w:contextualSpacing/>
    </w:pPr>
  </w:style>
  <w:style w:type="character" w:customStyle="1" w:styleId="berschrift2Zchn">
    <w:name w:val="Überschrift 2 Zchn"/>
    <w:basedOn w:val="Absatz-Standardschriftart"/>
    <w:link w:val="berschrift2"/>
    <w:rsid w:val="00B2710B"/>
    <w:rPr>
      <w:rFonts w:ascii="Arial" w:hAnsi="Arial"/>
      <w:b/>
      <w:color w:val="0068A9" w:themeColor="accent2"/>
      <w:sz w:val="28"/>
      <w:lang w:eastAsia="en-US"/>
    </w:rPr>
  </w:style>
  <w:style w:type="paragraph" w:styleId="Beschriftung">
    <w:name w:val="caption"/>
    <w:aliases w:val="Tabellenbeschriftung"/>
    <w:basedOn w:val="Standard"/>
    <w:next w:val="Standard"/>
    <w:unhideWhenUsed/>
    <w:qFormat/>
    <w:rsid w:val="005B0DF1"/>
    <w:pPr>
      <w:spacing w:before="120" w:after="240"/>
      <w:jc w:val="center"/>
    </w:pPr>
    <w:rPr>
      <w:b/>
      <w:bCs/>
      <w:color w:val="000000" w:themeColor="text1"/>
      <w:sz w:val="18"/>
      <w:szCs w:val="18"/>
    </w:rPr>
  </w:style>
  <w:style w:type="paragraph" w:styleId="Titel">
    <w:name w:val="Title"/>
    <w:basedOn w:val="Standard"/>
    <w:next w:val="Standard"/>
    <w:link w:val="TitelZchn"/>
    <w:uiPriority w:val="10"/>
    <w:rsid w:val="00DE5269"/>
    <w:pPr>
      <w:spacing w:line="240" w:lineRule="auto"/>
      <w:jc w:val="left"/>
    </w:pPr>
    <w:rPr>
      <w:rFonts w:eastAsiaTheme="majorEastAsia" w:cstheme="majorBidi"/>
      <w:bCs/>
      <w:iCs/>
      <w:color w:val="808080" w:themeColor="background1" w:themeShade="80"/>
      <w:sz w:val="48"/>
      <w:szCs w:val="60"/>
    </w:rPr>
  </w:style>
  <w:style w:type="character" w:customStyle="1" w:styleId="TitelZchn">
    <w:name w:val="Titel Zchn"/>
    <w:basedOn w:val="Absatz-Standardschriftart"/>
    <w:link w:val="Titel"/>
    <w:uiPriority w:val="10"/>
    <w:rsid w:val="00DE5269"/>
    <w:rPr>
      <w:rFonts w:ascii="Arial" w:eastAsiaTheme="majorEastAsia" w:hAnsi="Arial" w:cstheme="majorBidi"/>
      <w:bCs/>
      <w:iCs/>
      <w:color w:val="808080" w:themeColor="background1" w:themeShade="80"/>
      <w:sz w:val="48"/>
      <w:szCs w:val="60"/>
      <w:lang w:eastAsia="en-US"/>
    </w:rPr>
  </w:style>
  <w:style w:type="paragraph" w:styleId="Untertitel">
    <w:name w:val="Subtitle"/>
    <w:basedOn w:val="Standard"/>
    <w:next w:val="Standard"/>
    <w:link w:val="UntertitelZchn"/>
    <w:uiPriority w:val="11"/>
    <w:rsid w:val="00F42DB8"/>
    <w:pPr>
      <w:spacing w:after="320"/>
      <w:jc w:val="right"/>
    </w:pPr>
    <w:rPr>
      <w:i/>
      <w:iCs/>
      <w:color w:val="808080" w:themeColor="text1" w:themeTint="7F"/>
      <w:spacing w:val="10"/>
      <w:sz w:val="24"/>
      <w:szCs w:val="24"/>
    </w:rPr>
  </w:style>
  <w:style w:type="character" w:customStyle="1" w:styleId="UntertitelZchn">
    <w:name w:val="Untertitel Zchn"/>
    <w:basedOn w:val="Absatz-Standardschriftart"/>
    <w:link w:val="Untertitel"/>
    <w:uiPriority w:val="11"/>
    <w:rsid w:val="00F42DB8"/>
    <w:rPr>
      <w:i/>
      <w:iCs/>
      <w:color w:val="808080" w:themeColor="text1" w:themeTint="7F"/>
      <w:spacing w:val="10"/>
      <w:sz w:val="24"/>
      <w:szCs w:val="24"/>
    </w:rPr>
  </w:style>
  <w:style w:type="character" w:styleId="Hervorhebung">
    <w:name w:val="Emphasis"/>
    <w:uiPriority w:val="20"/>
    <w:rsid w:val="00F42DB8"/>
    <w:rPr>
      <w:b/>
      <w:bCs/>
      <w:i/>
      <w:iCs/>
      <w:color w:val="auto"/>
    </w:rPr>
  </w:style>
  <w:style w:type="paragraph" w:styleId="KeinLeerraum">
    <w:name w:val="No Spacing"/>
    <w:basedOn w:val="Standard"/>
    <w:link w:val="KeinLeerraumZchn"/>
    <w:uiPriority w:val="1"/>
    <w:rsid w:val="00F42DB8"/>
    <w:pPr>
      <w:spacing w:after="0"/>
    </w:pPr>
  </w:style>
  <w:style w:type="character" w:customStyle="1" w:styleId="KeinLeerraumZchn">
    <w:name w:val="Kein Leerraum Zchn"/>
    <w:basedOn w:val="Absatz-Standardschriftart"/>
    <w:link w:val="KeinLeerraum"/>
    <w:uiPriority w:val="1"/>
    <w:rsid w:val="0091176E"/>
  </w:style>
  <w:style w:type="paragraph" w:styleId="Listenabsatz">
    <w:name w:val="List Paragraph"/>
    <w:basedOn w:val="Standard"/>
    <w:uiPriority w:val="34"/>
    <w:qFormat/>
    <w:rsid w:val="00881C26"/>
    <w:pPr>
      <w:ind w:left="720"/>
      <w:contextualSpacing/>
    </w:pPr>
  </w:style>
  <w:style w:type="paragraph" w:styleId="IntensivesZitat">
    <w:name w:val="Intense Quote"/>
    <w:basedOn w:val="Standard"/>
    <w:next w:val="Standard"/>
    <w:link w:val="IntensivesZitatZchn"/>
    <w:uiPriority w:val="30"/>
    <w:rsid w:val="00F42DB8"/>
    <w:pPr>
      <w:spacing w:before="320" w:after="480"/>
      <w:ind w:left="720" w:right="720"/>
      <w:jc w:val="center"/>
    </w:pPr>
    <w:rPr>
      <w:rFonts w:asciiTheme="majorHAnsi" w:eastAsiaTheme="majorEastAsia" w:hAnsiTheme="majorHAnsi" w:cstheme="majorBidi"/>
      <w:i/>
      <w:iCs/>
    </w:rPr>
  </w:style>
  <w:style w:type="character" w:customStyle="1" w:styleId="IntensivesZitatZchn">
    <w:name w:val="Intensives Zitat Zchn"/>
    <w:basedOn w:val="Absatz-Standardschriftart"/>
    <w:link w:val="IntensivesZitat"/>
    <w:uiPriority w:val="30"/>
    <w:rsid w:val="00F42DB8"/>
    <w:rPr>
      <w:rFonts w:asciiTheme="majorHAnsi" w:eastAsiaTheme="majorEastAsia" w:hAnsiTheme="majorHAnsi" w:cstheme="majorBidi"/>
      <w:i/>
      <w:iCs/>
      <w:sz w:val="20"/>
      <w:szCs w:val="20"/>
    </w:rPr>
  </w:style>
  <w:style w:type="character" w:styleId="SchwacheHervorhebung">
    <w:name w:val="Subtle Emphasis"/>
    <w:uiPriority w:val="19"/>
    <w:rsid w:val="00F42DB8"/>
    <w:rPr>
      <w:i/>
      <w:iCs/>
      <w:color w:val="5A5A5A" w:themeColor="text1" w:themeTint="A5"/>
    </w:rPr>
  </w:style>
  <w:style w:type="character" w:styleId="IntensiveHervorhebung">
    <w:name w:val="Intense Emphasis"/>
    <w:uiPriority w:val="21"/>
    <w:rsid w:val="00F42DB8"/>
    <w:rPr>
      <w:b/>
      <w:bCs/>
      <w:i/>
      <w:iCs/>
      <w:color w:val="auto"/>
      <w:u w:val="single"/>
    </w:rPr>
  </w:style>
  <w:style w:type="character" w:styleId="SchwacherVerweis">
    <w:name w:val="Subtle Reference"/>
    <w:uiPriority w:val="31"/>
    <w:rsid w:val="00F42DB8"/>
    <w:rPr>
      <w:smallCaps/>
    </w:rPr>
  </w:style>
  <w:style w:type="character" w:styleId="IntensiverVerweis">
    <w:name w:val="Intense Reference"/>
    <w:uiPriority w:val="32"/>
    <w:rsid w:val="00F42DB8"/>
    <w:rPr>
      <w:b/>
      <w:bCs/>
      <w:smallCaps/>
      <w:color w:val="auto"/>
    </w:rPr>
  </w:style>
  <w:style w:type="character" w:styleId="Buchtitel">
    <w:name w:val="Book Title"/>
    <w:uiPriority w:val="33"/>
    <w:rsid w:val="00F42DB8"/>
    <w:rPr>
      <w:rFonts w:asciiTheme="majorHAnsi" w:eastAsiaTheme="majorEastAsia" w:hAnsiTheme="majorHAnsi" w:cstheme="majorBidi"/>
      <w:b/>
      <w:bCs/>
      <w:smallCaps/>
      <w:color w:val="auto"/>
      <w:u w:val="single"/>
    </w:rPr>
  </w:style>
  <w:style w:type="paragraph" w:customStyle="1" w:styleId="Aufzhlungszeicheneingerckt">
    <w:name w:val="Aufzählungszeichen eingerückt"/>
    <w:basedOn w:val="Aufzhlungszeichen"/>
    <w:link w:val="AufzhlungszeicheneingercktZchn"/>
    <w:rsid w:val="00881C26"/>
    <w:pPr>
      <w:numPr>
        <w:numId w:val="11"/>
      </w:numPr>
      <w:tabs>
        <w:tab w:val="left" w:pos="567"/>
      </w:tabs>
    </w:pPr>
  </w:style>
  <w:style w:type="character" w:customStyle="1" w:styleId="AufzhlungszeicheneingercktZchn">
    <w:name w:val="Aufzählungszeichen eingerückt Zchn"/>
    <w:basedOn w:val="AufzhlungszeichenZchn"/>
    <w:link w:val="Aufzhlungszeicheneingerckt"/>
    <w:rsid w:val="00881C26"/>
    <w:rPr>
      <w:rFonts w:ascii="Arial" w:eastAsia="Calibri" w:hAnsi="Arial" w:cs="Arial"/>
      <w:iCs/>
      <w:szCs w:val="22"/>
      <w:lang w:eastAsia="en-US"/>
    </w:rPr>
  </w:style>
  <w:style w:type="table" w:styleId="Tabellenraster">
    <w:name w:val="Table Grid"/>
    <w:basedOn w:val="NormaleTabelle"/>
    <w:rsid w:val="00195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elVersion">
    <w:name w:val="Titel (Version)"/>
    <w:basedOn w:val="Standard"/>
    <w:link w:val="TitelVersionZchn"/>
    <w:qFormat/>
    <w:rsid w:val="00143BCA"/>
    <w:pPr>
      <w:jc w:val="center"/>
    </w:pPr>
    <w:rPr>
      <w:sz w:val="24"/>
    </w:rPr>
  </w:style>
  <w:style w:type="paragraph" w:customStyle="1" w:styleId="TabelleKopfzeilezentriertweieSchrift">
    <w:name w:val="Tabelle Kopfzeile zentriert weiße Schrift"/>
    <w:basedOn w:val="Standard"/>
    <w:link w:val="TabelleKopfzeilezentriertweieSchriftZchn"/>
    <w:rsid w:val="00A607F5"/>
    <w:pPr>
      <w:spacing w:before="6" w:after="6" w:line="240" w:lineRule="auto"/>
      <w:jc w:val="center"/>
    </w:pPr>
    <w:rPr>
      <w:b/>
      <w:color w:val="FFFFFF" w:themeColor="background1"/>
      <w:sz w:val="16"/>
    </w:rPr>
  </w:style>
  <w:style w:type="character" w:customStyle="1" w:styleId="TitelVersionZchn">
    <w:name w:val="Titel (Version) Zchn"/>
    <w:basedOn w:val="TitelProzessdokumentationZchn"/>
    <w:link w:val="TitelVersion"/>
    <w:rsid w:val="00143BCA"/>
    <w:rPr>
      <w:rFonts w:ascii="Arial" w:hAnsi="Arial" w:cs="Arial"/>
      <w:bCs w:val="0"/>
      <w:sz w:val="24"/>
      <w:szCs w:val="22"/>
      <w:lang w:eastAsia="en-US"/>
    </w:rPr>
  </w:style>
  <w:style w:type="paragraph" w:customStyle="1" w:styleId="FormatvorlageTabelleKopfzeilezentriertweieSchriftNach0pt">
    <w:name w:val="Formatvorlage Tabelle Kopfzeile zentriert weiße Schrift + Nach:  0 pt"/>
    <w:basedOn w:val="TabelleKopfzeilezentriertweieSchrift"/>
    <w:rsid w:val="007077F0"/>
    <w:rPr>
      <w:b w:val="0"/>
    </w:rPr>
  </w:style>
  <w:style w:type="character" w:customStyle="1" w:styleId="TabelleKopfzeilezentriertweieSchriftZchn">
    <w:name w:val="Tabelle Kopfzeile zentriert weiße Schrift Zchn"/>
    <w:basedOn w:val="Absatz-Standardschriftart"/>
    <w:link w:val="TabelleKopfzeilezentriertweieSchrift"/>
    <w:rsid w:val="00A607F5"/>
    <w:rPr>
      <w:rFonts w:ascii="Arial" w:hAnsi="Arial"/>
      <w:b/>
      <w:color w:val="FFFFFF" w:themeColor="background1"/>
      <w:sz w:val="16"/>
      <w:lang w:eastAsia="en-US"/>
    </w:rPr>
  </w:style>
  <w:style w:type="paragraph" w:customStyle="1" w:styleId="Aufzhlung2Ebene">
    <w:name w:val="Aufzählung 2. Ebene"/>
    <w:basedOn w:val="Aufzhlungszeichen"/>
    <w:link w:val="Aufzhlung2EbeneZchn"/>
    <w:rsid w:val="00024421"/>
    <w:pPr>
      <w:numPr>
        <w:ilvl w:val="3"/>
        <w:numId w:val="18"/>
      </w:numPr>
    </w:pPr>
  </w:style>
  <w:style w:type="character" w:customStyle="1" w:styleId="Aufzhlung2EbeneZchn">
    <w:name w:val="Aufzählung 2. Ebene Zchn"/>
    <w:basedOn w:val="AufzhlungszeichenZchn"/>
    <w:link w:val="Aufzhlung2Ebene"/>
    <w:rsid w:val="00024421"/>
    <w:rPr>
      <w:rFonts w:ascii="Arial" w:eastAsia="Calibri" w:hAnsi="Arial" w:cs="Arial"/>
      <w:iCs/>
      <w:szCs w:val="22"/>
      <w:lang w:eastAsia="en-US"/>
    </w:rPr>
  </w:style>
  <w:style w:type="paragraph" w:customStyle="1" w:styleId="LeistungsklasseinKursiv">
    <w:name w:val="Leistungsklasse in Kursiv"/>
    <w:basedOn w:val="Standard"/>
    <w:link w:val="LeistungsklasseinKursivZchn"/>
    <w:qFormat/>
    <w:rsid w:val="00153741"/>
    <w:rPr>
      <w:i/>
    </w:rPr>
  </w:style>
  <w:style w:type="character" w:customStyle="1" w:styleId="LeistungsklasseinKursivZchn">
    <w:name w:val="Leistungsklasse in Kursiv Zchn"/>
    <w:basedOn w:val="Absatz-Standardschriftart"/>
    <w:link w:val="LeistungsklasseinKursiv"/>
    <w:rsid w:val="00153741"/>
    <w:rPr>
      <w:rFonts w:ascii="Arial" w:hAnsi="Arial"/>
      <w:i/>
      <w:lang w:eastAsia="en-US"/>
    </w:rPr>
  </w:style>
  <w:style w:type="paragraph" w:customStyle="1" w:styleId="Kopfzeile2Seitelinks">
    <w:name w:val="Kopfzeile 2. Seite links"/>
    <w:basedOn w:val="Kopfzeile"/>
    <w:link w:val="Kopfzeile2SeitelinksZchn"/>
    <w:qFormat/>
    <w:rsid w:val="00777ECB"/>
    <w:pPr>
      <w:spacing w:after="240" w:line="240" w:lineRule="auto"/>
      <w:contextualSpacing/>
      <w:jc w:val="left"/>
    </w:pPr>
    <w:rPr>
      <w:b/>
      <w:color w:val="0068A9"/>
      <w:sz w:val="24"/>
      <w:szCs w:val="24"/>
    </w:rPr>
  </w:style>
  <w:style w:type="character" w:customStyle="1" w:styleId="Kopfzeile2SeitelinksZchn">
    <w:name w:val="Kopfzeile 2. Seite links Zchn"/>
    <w:basedOn w:val="KopfzeileZchn"/>
    <w:link w:val="Kopfzeile2Seitelinks"/>
    <w:rsid w:val="00777ECB"/>
    <w:rPr>
      <w:rFonts w:ascii="Arial" w:hAnsi="Arial"/>
      <w:b/>
      <w:color w:val="0068A9"/>
      <w:sz w:val="24"/>
      <w:szCs w:val="24"/>
      <w:lang w:eastAsia="en-US"/>
    </w:rPr>
  </w:style>
  <w:style w:type="paragraph" w:customStyle="1" w:styleId="TabelleKopfzeilelinksweieSchriftArial10">
    <w:name w:val="Tabelle Kopfzeile links weiße Schrift Arial 10"/>
    <w:basedOn w:val="Standard"/>
    <w:link w:val="TabelleKopfzeilelinksweieSchriftArial10Zchn"/>
    <w:rsid w:val="009E60CE"/>
    <w:pPr>
      <w:spacing w:before="120"/>
      <w:jc w:val="left"/>
    </w:pPr>
    <w:rPr>
      <w:bCs/>
      <w:color w:val="FFFFFF" w:themeColor="background1"/>
    </w:rPr>
  </w:style>
  <w:style w:type="character" w:customStyle="1" w:styleId="TabelleKopfzeilelinksweieSchriftArial10Zchn">
    <w:name w:val="Tabelle Kopfzeile links weiße Schrift Arial 10 Zchn"/>
    <w:basedOn w:val="Absatz-Standardschriftart"/>
    <w:link w:val="TabelleKopfzeilelinksweieSchriftArial10"/>
    <w:rsid w:val="009E60CE"/>
    <w:rPr>
      <w:rFonts w:ascii="Arial" w:hAnsi="Arial"/>
      <w:bCs/>
      <w:color w:val="FFFFFF" w:themeColor="background1"/>
      <w:lang w:eastAsia="en-US"/>
    </w:rPr>
  </w:style>
  <w:style w:type="paragraph" w:customStyle="1" w:styleId="beachte">
    <w:name w:val="beachte"/>
    <w:basedOn w:val="Standard"/>
    <w:link w:val="beachteZchn"/>
    <w:rsid w:val="00734CB4"/>
    <w:pPr>
      <w:autoSpaceDE w:val="0"/>
      <w:autoSpaceDN w:val="0"/>
      <w:adjustRightInd w:val="0"/>
    </w:pPr>
    <w:rPr>
      <w:rFonts w:eastAsia="Arial Unicode MS" w:cs="Arial"/>
      <w:b/>
      <w:color w:val="E90F40"/>
      <w:szCs w:val="24"/>
      <w:lang w:eastAsia="de-DE"/>
    </w:rPr>
  </w:style>
  <w:style w:type="character" w:customStyle="1" w:styleId="beachteZchn">
    <w:name w:val="beachte Zchn"/>
    <w:basedOn w:val="Absatz-Standardschriftart"/>
    <w:link w:val="beachte"/>
    <w:rsid w:val="00734CB4"/>
    <w:rPr>
      <w:rFonts w:ascii="Arial" w:eastAsia="Arial Unicode MS" w:hAnsi="Arial" w:cs="Arial"/>
      <w:b/>
      <w:color w:val="E90F40"/>
      <w:szCs w:val="24"/>
    </w:rPr>
  </w:style>
  <w:style w:type="paragraph" w:customStyle="1" w:styleId="Coverbezeichnung">
    <w:name w:val="Coverbezeichnung"/>
    <w:basedOn w:val="Standard"/>
    <w:link w:val="CoverbezeichnungZchn"/>
    <w:rsid w:val="00734CB4"/>
    <w:pPr>
      <w:autoSpaceDE w:val="0"/>
      <w:autoSpaceDN w:val="0"/>
      <w:adjustRightInd w:val="0"/>
      <w:jc w:val="left"/>
    </w:pPr>
    <w:rPr>
      <w:rFonts w:eastAsia="Arial Unicode MS" w:cs="Arial"/>
      <w:b/>
      <w:color w:val="FFFFFF" w:themeColor="background1"/>
      <w:sz w:val="36"/>
      <w:szCs w:val="24"/>
      <w:lang w:eastAsia="de-DE"/>
    </w:rPr>
  </w:style>
  <w:style w:type="character" w:customStyle="1" w:styleId="CoverbezeichnungZchn">
    <w:name w:val="Coverbezeichnung Zchn"/>
    <w:basedOn w:val="Absatz-Standardschriftart"/>
    <w:link w:val="Coverbezeichnung"/>
    <w:rsid w:val="00734CB4"/>
    <w:rPr>
      <w:rFonts w:ascii="Arial" w:eastAsia="Arial Unicode MS" w:hAnsi="Arial" w:cs="Arial"/>
      <w:b/>
      <w:color w:val="FFFFFF" w:themeColor="background1"/>
      <w:sz w:val="36"/>
      <w:szCs w:val="24"/>
    </w:rPr>
  </w:style>
  <w:style w:type="paragraph" w:customStyle="1" w:styleId="Aufzhlung2">
    <w:name w:val="Aufzählung 2"/>
    <w:basedOn w:val="Standard"/>
    <w:qFormat/>
    <w:rsid w:val="00CB05E8"/>
    <w:pPr>
      <w:widowControl w:val="0"/>
      <w:numPr>
        <w:ilvl w:val="1"/>
        <w:numId w:val="14"/>
      </w:numPr>
      <w:autoSpaceDE w:val="0"/>
      <w:autoSpaceDN w:val="0"/>
      <w:adjustRightInd w:val="0"/>
      <w:ind w:left="568" w:hanging="284"/>
      <w:jc w:val="left"/>
    </w:pPr>
    <w:rPr>
      <w:rFonts w:eastAsia="Arial Unicode MS" w:cs="Arial"/>
      <w:szCs w:val="24"/>
      <w:lang w:eastAsia="de-DE"/>
    </w:rPr>
  </w:style>
  <w:style w:type="paragraph" w:customStyle="1" w:styleId="Aufzhlung3">
    <w:name w:val="Aufzählung 3"/>
    <w:basedOn w:val="Standard"/>
    <w:qFormat/>
    <w:rsid w:val="00E764AB"/>
    <w:pPr>
      <w:numPr>
        <w:ilvl w:val="2"/>
        <w:numId w:val="14"/>
      </w:numPr>
      <w:autoSpaceDE w:val="0"/>
      <w:autoSpaceDN w:val="0"/>
      <w:adjustRightInd w:val="0"/>
      <w:jc w:val="left"/>
    </w:pPr>
    <w:rPr>
      <w:rFonts w:eastAsia="Arial Unicode MS" w:cs="Arial"/>
      <w:szCs w:val="24"/>
      <w:lang w:eastAsia="de-DE"/>
    </w:rPr>
  </w:style>
  <w:style w:type="paragraph" w:customStyle="1" w:styleId="Hervorhebungblau">
    <w:name w:val="Hervorhebung blau"/>
    <w:basedOn w:val="Standard"/>
    <w:link w:val="HervorhebungblauZchn"/>
    <w:rsid w:val="00647596"/>
    <w:pPr>
      <w:tabs>
        <w:tab w:val="left" w:pos="440"/>
        <w:tab w:val="right" w:leader="dot" w:pos="9061"/>
      </w:tabs>
      <w:autoSpaceDE w:val="0"/>
      <w:autoSpaceDN w:val="0"/>
      <w:adjustRightInd w:val="0"/>
    </w:pPr>
    <w:rPr>
      <w:rFonts w:eastAsia="Arial Unicode MS"/>
      <w:b/>
      <w:color w:val="0068A9"/>
      <w:sz w:val="28"/>
      <w:szCs w:val="28"/>
      <w:lang w:eastAsia="de-DE"/>
    </w:rPr>
  </w:style>
  <w:style w:type="character" w:customStyle="1" w:styleId="HervorhebungblauZchn">
    <w:name w:val="Hervorhebung blau Zchn"/>
    <w:basedOn w:val="Absatz-Standardschriftart"/>
    <w:link w:val="Hervorhebungblau"/>
    <w:rsid w:val="00647596"/>
    <w:rPr>
      <w:rFonts w:ascii="Arial" w:eastAsia="Arial Unicode MS" w:hAnsi="Arial"/>
      <w:b/>
      <w:color w:val="0068A9"/>
      <w:sz w:val="28"/>
      <w:szCs w:val="28"/>
    </w:rPr>
  </w:style>
  <w:style w:type="paragraph" w:customStyle="1" w:styleId="aSysVerweisorange">
    <w:name w:val="aSys Verweis orange"/>
    <w:basedOn w:val="Standard"/>
    <w:qFormat/>
    <w:rsid w:val="00F569EA"/>
    <w:pPr>
      <w:shd w:val="clear" w:color="auto" w:fill="F05D25" w:themeFill="accent6"/>
      <w:autoSpaceDE w:val="0"/>
      <w:autoSpaceDN w:val="0"/>
      <w:adjustRightInd w:val="0"/>
    </w:pPr>
    <w:rPr>
      <w:rFonts w:eastAsia="Arial Unicode MS" w:cs="Arial"/>
      <w:b/>
      <w:color w:val="FFFFFF" w:themeColor="background1"/>
      <w:szCs w:val="24"/>
      <w:lang w:eastAsia="de-DE"/>
    </w:rPr>
  </w:style>
  <w:style w:type="paragraph" w:customStyle="1" w:styleId="fett">
    <w:name w:val="fett"/>
    <w:basedOn w:val="Standard"/>
    <w:link w:val="fettZchn"/>
    <w:rsid w:val="00A62B26"/>
    <w:rPr>
      <w:b/>
    </w:rPr>
  </w:style>
  <w:style w:type="character" w:customStyle="1" w:styleId="fettZchn">
    <w:name w:val="fett Zchn"/>
    <w:basedOn w:val="Absatz-Standardschriftart"/>
    <w:link w:val="fett"/>
    <w:rsid w:val="00A62B26"/>
    <w:rPr>
      <w:rFonts w:ascii="Arial" w:hAnsi="Arial"/>
      <w:b/>
      <w:lang w:eastAsia="en-US"/>
    </w:rPr>
  </w:style>
  <w:style w:type="paragraph" w:customStyle="1" w:styleId="Aufzhlung1">
    <w:name w:val="Aufzählung 1"/>
    <w:basedOn w:val="Listenabsatz"/>
    <w:qFormat/>
    <w:rsid w:val="00B722A0"/>
    <w:pPr>
      <w:numPr>
        <w:numId w:val="14"/>
      </w:numPr>
      <w:autoSpaceDE w:val="0"/>
      <w:autoSpaceDN w:val="0"/>
      <w:adjustRightInd w:val="0"/>
      <w:spacing w:before="200" w:after="0" w:line="240" w:lineRule="auto"/>
      <w:contextualSpacing w:val="0"/>
      <w:jc w:val="left"/>
    </w:pPr>
    <w:rPr>
      <w:rFonts w:eastAsia="Arial Unicode MS" w:cs="Arial"/>
      <w:szCs w:val="24"/>
      <w:lang w:eastAsia="de-DE"/>
    </w:rPr>
  </w:style>
  <w:style w:type="numbering" w:customStyle="1" w:styleId="aSysListeAufzhlungmitSymbolen">
    <w:name w:val="aSys Liste Aufzählung mit Symbolen"/>
    <w:uiPriority w:val="99"/>
    <w:rsid w:val="00317996"/>
    <w:pPr>
      <w:numPr>
        <w:numId w:val="13"/>
      </w:numPr>
    </w:pPr>
  </w:style>
  <w:style w:type="paragraph" w:styleId="Funotentext">
    <w:name w:val="footnote text"/>
    <w:basedOn w:val="Standard"/>
    <w:link w:val="FunotentextZchn"/>
    <w:uiPriority w:val="99"/>
    <w:qFormat/>
    <w:rsid w:val="008D05BC"/>
    <w:pPr>
      <w:spacing w:before="120" w:after="0" w:line="240" w:lineRule="auto"/>
    </w:pPr>
    <w:rPr>
      <w:sz w:val="16"/>
      <w:lang w:eastAsia="de-DE"/>
    </w:rPr>
  </w:style>
  <w:style w:type="character" w:customStyle="1" w:styleId="FunotentextZchn">
    <w:name w:val="Fußnotentext Zchn"/>
    <w:basedOn w:val="Absatz-Standardschriftart"/>
    <w:link w:val="Funotentext"/>
    <w:uiPriority w:val="99"/>
    <w:rsid w:val="008D05BC"/>
    <w:rPr>
      <w:rFonts w:ascii="Arial" w:hAnsi="Arial"/>
      <w:sz w:val="16"/>
    </w:rPr>
  </w:style>
  <w:style w:type="character" w:styleId="Funotenzeichen">
    <w:name w:val="footnote reference"/>
    <w:basedOn w:val="Absatz-Standardschriftart"/>
    <w:uiPriority w:val="99"/>
    <w:qFormat/>
    <w:rsid w:val="00F10F26"/>
    <w:rPr>
      <w:rFonts w:ascii="Arial" w:hAnsi="Arial"/>
      <w:vertAlign w:val="superscript"/>
    </w:rPr>
  </w:style>
  <w:style w:type="paragraph" w:customStyle="1" w:styleId="TabelleZwischenzeilefett">
    <w:name w:val="Tabelle Zwischenzeile fett"/>
    <w:basedOn w:val="TabelleStandardlinks"/>
    <w:link w:val="TabelleZwischenzeilefettZchn"/>
    <w:qFormat/>
    <w:rsid w:val="009B6036"/>
    <w:pPr>
      <w:tabs>
        <w:tab w:val="left" w:pos="280"/>
      </w:tabs>
    </w:pPr>
    <w:rPr>
      <w:b/>
    </w:rPr>
  </w:style>
  <w:style w:type="character" w:customStyle="1" w:styleId="TabelleZwischenzeilefettZchn">
    <w:name w:val="Tabelle Zwischenzeile fett Zchn"/>
    <w:basedOn w:val="Absatz-Standardschriftart"/>
    <w:link w:val="TabelleZwischenzeilefett"/>
    <w:rsid w:val="009B6036"/>
    <w:rPr>
      <w:rFonts w:ascii="Arial" w:hAnsi="Arial"/>
      <w:b/>
      <w:sz w:val="16"/>
      <w:szCs w:val="16"/>
      <w:lang w:eastAsia="en-US"/>
    </w:rPr>
  </w:style>
  <w:style w:type="character" w:customStyle="1" w:styleId="TabelleAufzhlungZchn">
    <w:name w:val="Tabelle Aufzählung Zchn"/>
    <w:basedOn w:val="Absatz-Standardschriftart"/>
    <w:link w:val="TabelleAufzhlung"/>
    <w:rsid w:val="00780F5E"/>
    <w:rPr>
      <w:rFonts w:ascii="Arial" w:eastAsia="Arial Unicode MS" w:hAnsi="Arial" w:cs="Arial"/>
      <w:sz w:val="16"/>
      <w:szCs w:val="16"/>
    </w:rPr>
  </w:style>
  <w:style w:type="numbering" w:customStyle="1" w:styleId="aSysTabelleAufzhlungmitSymbolen">
    <w:name w:val="aSys Tabelle Aufzählung mit Symbolen"/>
    <w:uiPriority w:val="99"/>
    <w:rsid w:val="00544944"/>
    <w:pPr>
      <w:numPr>
        <w:numId w:val="15"/>
      </w:numPr>
    </w:pPr>
  </w:style>
  <w:style w:type="paragraph" w:customStyle="1" w:styleId="TabelleAufzhlung2EbeneSymbol">
    <w:name w:val="Tabelle Aufzählung 2. Ebene Symbol"/>
    <w:basedOn w:val="Standard"/>
    <w:link w:val="TabelleAufzhlung2EbeneSymbolZchn"/>
    <w:qFormat/>
    <w:rsid w:val="00B97D67"/>
    <w:pPr>
      <w:numPr>
        <w:ilvl w:val="1"/>
        <w:numId w:val="28"/>
      </w:numPr>
      <w:spacing w:before="60" w:after="60" w:line="180" w:lineRule="atLeast"/>
      <w:ind w:right="57"/>
      <w:jc w:val="left"/>
    </w:pPr>
    <w:rPr>
      <w:sz w:val="16"/>
      <w:szCs w:val="16"/>
    </w:rPr>
  </w:style>
  <w:style w:type="character" w:customStyle="1" w:styleId="TabelleAufzhlung2EbeneSymbolZchn">
    <w:name w:val="Tabelle Aufzählung 2. Ebene Symbol Zchn"/>
    <w:basedOn w:val="Absatz-Standardschriftart"/>
    <w:link w:val="TabelleAufzhlung2EbeneSymbol"/>
    <w:rsid w:val="00B97D67"/>
    <w:rPr>
      <w:rFonts w:ascii="Arial" w:hAnsi="Arial"/>
      <w:sz w:val="16"/>
      <w:szCs w:val="16"/>
      <w:lang w:eastAsia="en-US"/>
    </w:rPr>
  </w:style>
  <w:style w:type="numbering" w:customStyle="1" w:styleId="aSysListeServiceDokumente">
    <w:name w:val="aSys Liste Service Dokumente"/>
    <w:uiPriority w:val="99"/>
    <w:rsid w:val="00024421"/>
    <w:pPr>
      <w:numPr>
        <w:numId w:val="17"/>
      </w:numPr>
    </w:pPr>
  </w:style>
  <w:style w:type="paragraph" w:styleId="Aufzhlungszeichen3">
    <w:name w:val="List Bullet 3"/>
    <w:basedOn w:val="Standard"/>
    <w:rsid w:val="00024421"/>
    <w:pPr>
      <w:numPr>
        <w:ilvl w:val="4"/>
        <w:numId w:val="18"/>
      </w:numPr>
      <w:contextualSpacing/>
    </w:pPr>
  </w:style>
  <w:style w:type="paragraph" w:styleId="Aufzhlungszeichen4">
    <w:name w:val="List Bullet 4"/>
    <w:basedOn w:val="Standard"/>
    <w:rsid w:val="00024421"/>
    <w:pPr>
      <w:numPr>
        <w:ilvl w:val="5"/>
        <w:numId w:val="18"/>
      </w:numPr>
      <w:contextualSpacing/>
    </w:pPr>
  </w:style>
  <w:style w:type="character" w:styleId="Fett0">
    <w:name w:val="Strong"/>
    <w:basedOn w:val="Absatz-Standardschriftart"/>
    <w:uiPriority w:val="22"/>
    <w:qFormat/>
    <w:rsid w:val="00461979"/>
    <w:rPr>
      <w:rFonts w:ascii="Arial" w:hAnsi="Arial"/>
      <w:b/>
      <w:bCs/>
      <w:i w:val="0"/>
    </w:rPr>
  </w:style>
  <w:style w:type="paragraph" w:customStyle="1" w:styleId="Titel16P">
    <w:name w:val="Titel 16P"/>
    <w:basedOn w:val="Standard"/>
    <w:rsid w:val="00C354D6"/>
    <w:pPr>
      <w:spacing w:before="60" w:after="0" w:line="240" w:lineRule="auto"/>
      <w:ind w:right="1134"/>
      <w:jc w:val="left"/>
    </w:pPr>
    <w:rPr>
      <w:sz w:val="32"/>
      <w:lang w:eastAsia="de-DE"/>
    </w:rPr>
  </w:style>
  <w:style w:type="paragraph" w:customStyle="1" w:styleId="Version">
    <w:name w:val="Version"/>
    <w:basedOn w:val="Textkrper"/>
    <w:rsid w:val="00C354D6"/>
    <w:pPr>
      <w:tabs>
        <w:tab w:val="left" w:leader="underscore" w:pos="2835"/>
      </w:tabs>
      <w:spacing w:before="60" w:after="130" w:line="240" w:lineRule="exact"/>
      <w:ind w:left="2835" w:hanging="2835"/>
      <w:jc w:val="left"/>
    </w:pPr>
    <w:rPr>
      <w:spacing w:val="-2"/>
      <w:kern w:val="16"/>
      <w:sz w:val="24"/>
      <w:lang w:eastAsia="de-DE"/>
    </w:rPr>
  </w:style>
  <w:style w:type="paragraph" w:styleId="Textkrper">
    <w:name w:val="Body Text"/>
    <w:basedOn w:val="Standard"/>
    <w:link w:val="TextkrperZchn"/>
    <w:uiPriority w:val="99"/>
    <w:rsid w:val="00C354D6"/>
  </w:style>
  <w:style w:type="character" w:customStyle="1" w:styleId="TextkrperZchn">
    <w:name w:val="Textkörper Zchn"/>
    <w:basedOn w:val="Absatz-Standardschriftart"/>
    <w:link w:val="Textkrper"/>
    <w:uiPriority w:val="99"/>
    <w:rsid w:val="00C354D6"/>
    <w:rPr>
      <w:rFonts w:ascii="Arial" w:hAnsi="Arial"/>
      <w:lang w:eastAsia="en-US"/>
    </w:rPr>
  </w:style>
  <w:style w:type="character" w:styleId="Platzhaltertext">
    <w:name w:val="Placeholder Text"/>
    <w:basedOn w:val="Absatz-Standardschriftart"/>
    <w:uiPriority w:val="99"/>
    <w:semiHidden/>
    <w:rsid w:val="00196E90"/>
    <w:rPr>
      <w:color w:val="808080"/>
    </w:rPr>
  </w:style>
  <w:style w:type="paragraph" w:customStyle="1" w:styleId="TitelVerwendung">
    <w:name w:val="Titel (Verwendung)"/>
    <w:basedOn w:val="Standard"/>
    <w:link w:val="TitelVerwendungZchn"/>
    <w:qFormat/>
    <w:rsid w:val="003E0B18"/>
    <w:pPr>
      <w:jc w:val="center"/>
    </w:pPr>
    <w:rPr>
      <w:sz w:val="24"/>
    </w:rPr>
  </w:style>
  <w:style w:type="character" w:customStyle="1" w:styleId="TitelVerwendungZchn">
    <w:name w:val="Titel (Verwendung) Zchn"/>
    <w:basedOn w:val="Absatz-Standardschriftart"/>
    <w:link w:val="TitelVerwendung"/>
    <w:rsid w:val="003E0B18"/>
    <w:rPr>
      <w:rFonts w:ascii="Arial" w:hAnsi="Arial"/>
      <w:sz w:val="24"/>
      <w:lang w:eastAsia="en-US"/>
    </w:rPr>
  </w:style>
  <w:style w:type="paragraph" w:styleId="Abbildungsverzeichnis">
    <w:name w:val="table of figures"/>
    <w:basedOn w:val="Standard"/>
    <w:next w:val="Standard"/>
    <w:uiPriority w:val="99"/>
    <w:unhideWhenUsed/>
    <w:rsid w:val="00602083"/>
    <w:pPr>
      <w:tabs>
        <w:tab w:val="left" w:pos="1418"/>
        <w:tab w:val="right" w:pos="9072"/>
      </w:tabs>
      <w:ind w:right="567"/>
      <w:jc w:val="left"/>
    </w:pPr>
    <w:rPr>
      <w:lang w:eastAsia="de-DE"/>
    </w:rPr>
  </w:style>
  <w:style w:type="paragraph" w:customStyle="1" w:styleId="TitelProzessname">
    <w:name w:val="Titel (Prozessname)"/>
    <w:basedOn w:val="Standard"/>
    <w:link w:val="TitelProzessnameZchn"/>
    <w:qFormat/>
    <w:rsid w:val="001304A9"/>
    <w:pPr>
      <w:spacing w:before="1800"/>
      <w:jc w:val="center"/>
    </w:pPr>
    <w:rPr>
      <w:rFonts w:eastAsia="Arial Unicode MS" w:cs="Arial"/>
      <w:b/>
      <w:sz w:val="24"/>
      <w:szCs w:val="36"/>
    </w:rPr>
  </w:style>
  <w:style w:type="character" w:customStyle="1" w:styleId="TitelProzessnameZchn">
    <w:name w:val="Titel (Prozessname) Zchn"/>
    <w:basedOn w:val="CoverZchn"/>
    <w:link w:val="TitelProzessname"/>
    <w:rsid w:val="001304A9"/>
    <w:rPr>
      <w:rFonts w:ascii="Arial" w:eastAsia="Arial Unicode MS" w:hAnsi="Arial" w:cs="Arial"/>
      <w:b/>
      <w:bCs w:val="0"/>
      <w:sz w:val="24"/>
      <w:szCs w:val="36"/>
      <w:lang w:eastAsia="en-US"/>
    </w:rPr>
  </w:style>
  <w:style w:type="character" w:customStyle="1" w:styleId="FormatvorlageHintergrund11">
    <w:name w:val="Formatvorlage Hintergrund 11"/>
    <w:basedOn w:val="Absatz-Standardschriftart"/>
    <w:rsid w:val="00EE3BD5"/>
    <w:rPr>
      <w:color w:val="A6A6A6" w:themeColor="background1" w:themeShade="A6"/>
    </w:rPr>
  </w:style>
  <w:style w:type="paragraph" w:customStyle="1" w:styleId="FormatvorlageHintergrund1Nach0PtZeilenabstandeinfach">
    <w:name w:val="Formatvorlage Hintergrund 1 Nach:  0 Pt. Zeilenabstand:  einfach"/>
    <w:basedOn w:val="Standard"/>
    <w:rsid w:val="00EE3BD5"/>
    <w:pPr>
      <w:spacing w:after="0" w:line="240" w:lineRule="auto"/>
      <w:jc w:val="left"/>
    </w:pPr>
    <w:rPr>
      <w:rFonts w:asciiTheme="minorHAnsi" w:hAnsiTheme="minorHAnsi"/>
      <w:color w:val="808080" w:themeColor="background1" w:themeShade="80"/>
      <w:sz w:val="22"/>
    </w:rPr>
  </w:style>
  <w:style w:type="paragraph" w:styleId="Textkrper-Zeileneinzug">
    <w:name w:val="Body Text Indent"/>
    <w:basedOn w:val="Standard"/>
    <w:link w:val="Textkrper-ZeileneinzugZchn"/>
    <w:rsid w:val="005E4163"/>
    <w:pPr>
      <w:ind w:left="283"/>
    </w:pPr>
  </w:style>
  <w:style w:type="character" w:customStyle="1" w:styleId="Textkrper-ZeileneinzugZchn">
    <w:name w:val="Textkörper-Zeileneinzug Zchn"/>
    <w:basedOn w:val="Absatz-Standardschriftart"/>
    <w:link w:val="Textkrper-Zeileneinzug"/>
    <w:rsid w:val="005E4163"/>
    <w:rPr>
      <w:rFonts w:ascii="Arial" w:hAnsi="Arial"/>
      <w:lang w:eastAsia="en-US"/>
    </w:rPr>
  </w:style>
  <w:style w:type="paragraph" w:customStyle="1" w:styleId="TabelleAufzhlung">
    <w:name w:val="Tabelle Aufzählung"/>
    <w:basedOn w:val="Standard"/>
    <w:link w:val="TabelleAufzhlungZchn"/>
    <w:qFormat/>
    <w:rsid w:val="00780F5E"/>
    <w:pPr>
      <w:numPr>
        <w:numId w:val="28"/>
      </w:numPr>
      <w:autoSpaceDE w:val="0"/>
      <w:autoSpaceDN w:val="0"/>
      <w:adjustRightInd w:val="0"/>
      <w:spacing w:before="60" w:after="60" w:line="180" w:lineRule="atLeast"/>
      <w:jc w:val="left"/>
    </w:pPr>
    <w:rPr>
      <w:rFonts w:eastAsia="Arial Unicode MS" w:cs="Arial"/>
      <w:sz w:val="16"/>
      <w:szCs w:val="16"/>
      <w:lang w:eastAsia="de-DE"/>
    </w:rPr>
  </w:style>
  <w:style w:type="character" w:styleId="BesuchterLink">
    <w:name w:val="FollowedHyperlink"/>
    <w:basedOn w:val="Absatz-Standardschriftart"/>
    <w:rsid w:val="00C54D6F"/>
    <w:rPr>
      <w:color w:val="auto"/>
      <w:u w:val="single"/>
    </w:rPr>
  </w:style>
  <w:style w:type="character" w:customStyle="1" w:styleId="NummerierungBlau">
    <w:name w:val="Nummerierung Blau"/>
    <w:basedOn w:val="Absatz-Standardschriftart"/>
    <w:rsid w:val="00D02C9F"/>
    <w:rPr>
      <w:rFonts w:asciiTheme="minorHAnsi" w:hAnsiTheme="minorHAnsi"/>
      <w:b/>
      <w:bCs/>
      <w:color w:val="0068A9"/>
      <w:sz w:val="16"/>
      <w:lang w:eastAsia="de-DE"/>
    </w:rPr>
  </w:style>
  <w:style w:type="character" w:customStyle="1" w:styleId="RegisteredTrademark">
    <w:name w:val="Registered Trademark"/>
    <w:basedOn w:val="Absatz-Standardschriftart"/>
    <w:rsid w:val="00CE2D9A"/>
    <w:rPr>
      <w:rFonts w:ascii="Arial" w:hAnsi="Arial"/>
      <w:sz w:val="24"/>
      <w:vertAlign w:val="superscript"/>
    </w:rPr>
  </w:style>
  <w:style w:type="paragraph" w:customStyle="1" w:styleId="Hinweise">
    <w:name w:val="Hinweise"/>
    <w:basedOn w:val="Standard"/>
    <w:qFormat/>
    <w:rsid w:val="006E26CD"/>
    <w:pPr>
      <w:pBdr>
        <w:top w:val="double" w:sz="4" w:space="9" w:color="D9D9D9" w:themeColor="background1" w:themeShade="D9"/>
        <w:left w:val="double" w:sz="4" w:space="0" w:color="D9D9D9" w:themeColor="background1" w:themeShade="D9"/>
        <w:bottom w:val="double" w:sz="4" w:space="9" w:color="D9D9D9" w:themeColor="background1" w:themeShade="D9"/>
        <w:right w:val="double" w:sz="4" w:space="0" w:color="D9D9D9" w:themeColor="background1" w:themeShade="D9"/>
      </w:pBdr>
      <w:shd w:val="clear" w:color="auto" w:fill="F2F2F2" w:themeFill="background1" w:themeFillShade="F2"/>
      <w:jc w:val="center"/>
    </w:pPr>
  </w:style>
  <w:style w:type="paragraph" w:styleId="Endnotentext">
    <w:name w:val="endnote text"/>
    <w:basedOn w:val="Standard"/>
    <w:link w:val="EndnotentextZchn"/>
    <w:rsid w:val="00A032CF"/>
    <w:pPr>
      <w:spacing w:after="0" w:line="240" w:lineRule="auto"/>
    </w:pPr>
  </w:style>
  <w:style w:type="character" w:customStyle="1" w:styleId="EndnotentextZchn">
    <w:name w:val="Endnotentext Zchn"/>
    <w:basedOn w:val="Absatz-Standardschriftart"/>
    <w:link w:val="Endnotentext"/>
    <w:rsid w:val="00A032CF"/>
    <w:rPr>
      <w:rFonts w:ascii="Arial" w:hAnsi="Arial"/>
      <w:lang w:eastAsia="en-US"/>
    </w:rPr>
  </w:style>
  <w:style w:type="paragraph" w:customStyle="1" w:styleId="TabelleStandardeingerckt">
    <w:name w:val="Tabelle Standard eingerückt"/>
    <w:basedOn w:val="TabelleStandardlinks"/>
    <w:qFormat/>
    <w:rsid w:val="00C2587F"/>
    <w:pPr>
      <w:ind w:left="284"/>
    </w:pPr>
  </w:style>
  <w:style w:type="paragraph" w:customStyle="1" w:styleId="ChangeRequestNo">
    <w:name w:val="Change Request No"/>
    <w:basedOn w:val="Zwischenberschrift1Ebene"/>
    <w:qFormat/>
    <w:rsid w:val="000D5726"/>
    <w:rPr>
      <w:b w:val="0"/>
      <w:sz w:val="36"/>
      <w:szCs w:val="40"/>
    </w:rPr>
  </w:style>
  <w:style w:type="paragraph" w:customStyle="1" w:styleId="FormatvorlageTitel">
    <w:name w:val="Formatvorlage Titel"/>
    <w:basedOn w:val="Titel"/>
    <w:next w:val="Standard"/>
    <w:autoRedefine/>
    <w:rsid w:val="00DE5269"/>
    <w:rPr>
      <w:bCs w:val="0"/>
      <w:iCs w:val="0"/>
    </w:rPr>
  </w:style>
  <w:style w:type="character" w:styleId="HTMLBeispiel">
    <w:name w:val="HTML Sample"/>
    <w:basedOn w:val="Absatz-Standardschriftart"/>
    <w:rsid w:val="00145451"/>
    <w:rPr>
      <w:rFonts w:ascii="Consolas" w:hAnsi="Consolas" w:cs="Consolas"/>
      <w:sz w:val="24"/>
      <w:szCs w:val="24"/>
    </w:rPr>
  </w:style>
  <w:style w:type="table" w:customStyle="1" w:styleId="MittlereSchattierung1-Akzent11">
    <w:name w:val="Mittlere Schattierung 1 - Akzent 11"/>
    <w:basedOn w:val="NormaleTabelle"/>
    <w:uiPriority w:val="63"/>
    <w:rsid w:val="005A4B39"/>
    <w:rPr>
      <w:rFonts w:asciiTheme="minorHAnsi" w:eastAsiaTheme="minorHAnsi" w:hAnsiTheme="minorHAnsi" w:cstheme="minorBidi"/>
      <w:sz w:val="22"/>
      <w:szCs w:val="22"/>
      <w:lang w:eastAsia="en-US"/>
    </w:rPr>
    <w:tblPr>
      <w:tblStyleRowBandSize w:val="1"/>
      <w:tblStyleColBandSize w:val="1"/>
      <w:tblBorders>
        <w:top w:val="single" w:sz="8" w:space="0" w:color="0061B6" w:themeColor="accent1" w:themeTint="BF"/>
        <w:left w:val="single" w:sz="8" w:space="0" w:color="0061B6" w:themeColor="accent1" w:themeTint="BF"/>
        <w:bottom w:val="single" w:sz="8" w:space="0" w:color="0061B6" w:themeColor="accent1" w:themeTint="BF"/>
        <w:right w:val="single" w:sz="8" w:space="0" w:color="0061B6" w:themeColor="accent1" w:themeTint="BF"/>
        <w:insideH w:val="single" w:sz="8" w:space="0" w:color="0061B6" w:themeColor="accent1" w:themeTint="BF"/>
      </w:tblBorders>
    </w:tblPr>
    <w:tblStylePr w:type="firstRow">
      <w:pPr>
        <w:spacing w:before="0" w:after="0" w:line="240" w:lineRule="auto"/>
      </w:pPr>
      <w:rPr>
        <w:b/>
        <w:bCs/>
        <w:color w:val="FFFFFF" w:themeColor="background1"/>
      </w:rPr>
      <w:tblPr/>
      <w:tcPr>
        <w:tcBorders>
          <w:top w:val="single" w:sz="8" w:space="0" w:color="0061B6" w:themeColor="accent1" w:themeTint="BF"/>
          <w:left w:val="single" w:sz="8" w:space="0" w:color="0061B6" w:themeColor="accent1" w:themeTint="BF"/>
          <w:bottom w:val="single" w:sz="8" w:space="0" w:color="0061B6" w:themeColor="accent1" w:themeTint="BF"/>
          <w:right w:val="single" w:sz="8" w:space="0" w:color="0061B6" w:themeColor="accent1" w:themeTint="BF"/>
          <w:insideH w:val="nil"/>
          <w:insideV w:val="nil"/>
        </w:tcBorders>
        <w:shd w:val="clear" w:color="auto" w:fill="002749" w:themeFill="accent1"/>
      </w:tcPr>
    </w:tblStylePr>
    <w:tblStylePr w:type="lastRow">
      <w:pPr>
        <w:spacing w:before="0" w:after="0" w:line="240" w:lineRule="auto"/>
      </w:pPr>
      <w:rPr>
        <w:b/>
        <w:bCs/>
      </w:rPr>
      <w:tblPr/>
      <w:tcPr>
        <w:tcBorders>
          <w:top w:val="double" w:sz="6" w:space="0" w:color="0061B6" w:themeColor="accent1" w:themeTint="BF"/>
          <w:left w:val="single" w:sz="8" w:space="0" w:color="0061B6" w:themeColor="accent1" w:themeTint="BF"/>
          <w:bottom w:val="single" w:sz="8" w:space="0" w:color="0061B6" w:themeColor="accent1" w:themeTint="BF"/>
          <w:right w:val="single" w:sz="8" w:space="0" w:color="0061B6" w:themeColor="accent1" w:themeTint="BF"/>
          <w:insideH w:val="nil"/>
          <w:insideV w:val="nil"/>
        </w:tcBorders>
      </w:tcPr>
    </w:tblStylePr>
    <w:tblStylePr w:type="firstCol">
      <w:rPr>
        <w:b/>
        <w:bCs/>
      </w:rPr>
    </w:tblStylePr>
    <w:tblStylePr w:type="lastCol">
      <w:rPr>
        <w:b/>
        <w:bCs/>
      </w:rPr>
    </w:tblStylePr>
    <w:tblStylePr w:type="band1Vert">
      <w:tblPr/>
      <w:tcPr>
        <w:shd w:val="clear" w:color="auto" w:fill="93CCFF" w:themeFill="accent1" w:themeFillTint="3F"/>
      </w:tcPr>
    </w:tblStylePr>
    <w:tblStylePr w:type="band1Horz">
      <w:tblPr/>
      <w:tcPr>
        <w:tcBorders>
          <w:insideH w:val="nil"/>
          <w:insideV w:val="nil"/>
        </w:tcBorders>
        <w:shd w:val="clear" w:color="auto" w:fill="93CCFF" w:themeFill="accent1" w:themeFillTint="3F"/>
      </w:tcPr>
    </w:tblStylePr>
    <w:tblStylePr w:type="band2Horz">
      <w:tblPr/>
      <w:tcPr>
        <w:tcBorders>
          <w:insideH w:val="nil"/>
          <w:insideV w:val="nil"/>
        </w:tcBorders>
      </w:tcPr>
    </w:tblStylePr>
  </w:style>
  <w:style w:type="paragraph" w:customStyle="1" w:styleId="FormatvorlageChangeRequestNoFett">
    <w:name w:val="Formatvorlage Change Request No + Fett"/>
    <w:basedOn w:val="ChangeRequestNo"/>
    <w:rsid w:val="00914C37"/>
    <w:rPr>
      <w:b/>
      <w:bCs/>
    </w:rPr>
  </w:style>
  <w:style w:type="table" w:styleId="MittlereSchattierung1-Akzent1">
    <w:name w:val="Medium Shading 1 Accent 1"/>
    <w:basedOn w:val="NormaleTabelle"/>
    <w:uiPriority w:val="63"/>
    <w:rsid w:val="00BB7362"/>
    <w:rPr>
      <w:rFonts w:asciiTheme="minorHAnsi" w:eastAsiaTheme="minorHAnsi" w:hAnsiTheme="minorHAnsi" w:cstheme="minorBidi"/>
      <w:sz w:val="22"/>
      <w:szCs w:val="22"/>
      <w:lang w:eastAsia="en-US"/>
    </w:rPr>
    <w:tblPr>
      <w:tblStyleRowBandSize w:val="1"/>
      <w:tblStyleColBandSize w:val="1"/>
      <w:tblBorders>
        <w:top w:val="single" w:sz="8" w:space="0" w:color="0061B6" w:themeColor="accent1" w:themeTint="BF"/>
        <w:left w:val="single" w:sz="8" w:space="0" w:color="0061B6" w:themeColor="accent1" w:themeTint="BF"/>
        <w:bottom w:val="single" w:sz="8" w:space="0" w:color="0061B6" w:themeColor="accent1" w:themeTint="BF"/>
        <w:right w:val="single" w:sz="8" w:space="0" w:color="0061B6" w:themeColor="accent1" w:themeTint="BF"/>
        <w:insideH w:val="single" w:sz="8" w:space="0" w:color="0061B6" w:themeColor="accent1" w:themeTint="BF"/>
      </w:tblBorders>
    </w:tblPr>
    <w:tblStylePr w:type="firstRow">
      <w:pPr>
        <w:spacing w:before="0" w:after="0" w:line="240" w:lineRule="auto"/>
      </w:pPr>
      <w:rPr>
        <w:b/>
        <w:bCs/>
        <w:color w:val="FFFFFF" w:themeColor="background1"/>
      </w:rPr>
      <w:tblPr/>
      <w:tcPr>
        <w:tcBorders>
          <w:top w:val="single" w:sz="8" w:space="0" w:color="0061B6" w:themeColor="accent1" w:themeTint="BF"/>
          <w:left w:val="single" w:sz="8" w:space="0" w:color="0061B6" w:themeColor="accent1" w:themeTint="BF"/>
          <w:bottom w:val="single" w:sz="8" w:space="0" w:color="0061B6" w:themeColor="accent1" w:themeTint="BF"/>
          <w:right w:val="single" w:sz="8" w:space="0" w:color="0061B6" w:themeColor="accent1" w:themeTint="BF"/>
          <w:insideH w:val="nil"/>
          <w:insideV w:val="nil"/>
        </w:tcBorders>
        <w:shd w:val="clear" w:color="auto" w:fill="002749" w:themeFill="accent1"/>
      </w:tcPr>
    </w:tblStylePr>
    <w:tblStylePr w:type="lastRow">
      <w:pPr>
        <w:spacing w:before="0" w:after="0" w:line="240" w:lineRule="auto"/>
      </w:pPr>
      <w:rPr>
        <w:b/>
        <w:bCs/>
      </w:rPr>
      <w:tblPr/>
      <w:tcPr>
        <w:tcBorders>
          <w:top w:val="double" w:sz="6" w:space="0" w:color="0061B6" w:themeColor="accent1" w:themeTint="BF"/>
          <w:left w:val="single" w:sz="8" w:space="0" w:color="0061B6" w:themeColor="accent1" w:themeTint="BF"/>
          <w:bottom w:val="single" w:sz="8" w:space="0" w:color="0061B6" w:themeColor="accent1" w:themeTint="BF"/>
          <w:right w:val="single" w:sz="8" w:space="0" w:color="0061B6" w:themeColor="accent1" w:themeTint="BF"/>
          <w:insideH w:val="nil"/>
          <w:insideV w:val="nil"/>
        </w:tcBorders>
      </w:tcPr>
    </w:tblStylePr>
    <w:tblStylePr w:type="firstCol">
      <w:rPr>
        <w:b/>
        <w:bCs/>
      </w:rPr>
    </w:tblStylePr>
    <w:tblStylePr w:type="lastCol">
      <w:rPr>
        <w:b/>
        <w:bCs/>
      </w:rPr>
    </w:tblStylePr>
    <w:tblStylePr w:type="band1Vert">
      <w:tblPr/>
      <w:tcPr>
        <w:shd w:val="clear" w:color="auto" w:fill="93CCFF" w:themeFill="accent1" w:themeFillTint="3F"/>
      </w:tcPr>
    </w:tblStylePr>
    <w:tblStylePr w:type="band1Horz">
      <w:tblPr/>
      <w:tcPr>
        <w:tcBorders>
          <w:insideH w:val="nil"/>
          <w:insideV w:val="nil"/>
        </w:tcBorders>
        <w:shd w:val="clear" w:color="auto" w:fill="93CCFF" w:themeFill="accent1" w:themeFillTint="3F"/>
      </w:tcPr>
    </w:tblStylePr>
    <w:tblStylePr w:type="band2Horz">
      <w:tblPr/>
      <w:tcPr>
        <w:tcBorders>
          <w:insideH w:val="nil"/>
          <w:insideV w:val="nil"/>
        </w:tcBorders>
      </w:tcPr>
    </w:tblStylePr>
  </w:style>
  <w:style w:type="paragraph" w:customStyle="1" w:styleId="DocumentTitleText">
    <w:name w:val="DocumentTitleText"/>
    <w:basedOn w:val="Titel"/>
    <w:link w:val="DocumentTitleTextChar"/>
    <w:qFormat/>
    <w:rsid w:val="00B97DDC"/>
    <w:rPr>
      <w:lang w:val="en-US"/>
    </w:rPr>
  </w:style>
  <w:style w:type="character" w:customStyle="1" w:styleId="DocumentTitleTextChar">
    <w:name w:val="DocumentTitleText Char"/>
    <w:basedOn w:val="TitelZchn"/>
    <w:link w:val="DocumentTitleText"/>
    <w:rsid w:val="00B97DDC"/>
    <w:rPr>
      <w:rFonts w:ascii="Arial" w:eastAsiaTheme="majorEastAsia" w:hAnsi="Arial" w:cstheme="majorBidi"/>
      <w:bCs/>
      <w:iCs/>
      <w:color w:val="808080" w:themeColor="background1" w:themeShade="80"/>
      <w:sz w:val="48"/>
      <w:szCs w:val="60"/>
      <w:lang w:val="en-US" w:eastAsia="en-US"/>
    </w:rPr>
  </w:style>
  <w:style w:type="character" w:styleId="NichtaufgelsteErwhnung">
    <w:name w:val="Unresolved Mention"/>
    <w:basedOn w:val="Absatz-Standardschriftart"/>
    <w:uiPriority w:val="99"/>
    <w:semiHidden/>
    <w:unhideWhenUsed/>
    <w:rsid w:val="007B0B85"/>
    <w:rPr>
      <w:color w:val="605E5C"/>
      <w:shd w:val="clear" w:color="auto" w:fill="E1DFDD"/>
    </w:rPr>
  </w:style>
  <w:style w:type="table" w:styleId="EinfacheTabelle1">
    <w:name w:val="Plain Table 1"/>
    <w:basedOn w:val="NormaleTabelle"/>
    <w:uiPriority w:val="41"/>
    <w:rsid w:val="00905DC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rwhnung">
    <w:name w:val="Mention"/>
    <w:basedOn w:val="Absatz-Standardschriftart"/>
    <w:uiPriority w:val="99"/>
    <w:unhideWhenUsed/>
    <w:rsid w:val="007E772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59968">
      <w:bodyDiv w:val="1"/>
      <w:marLeft w:val="0"/>
      <w:marRight w:val="0"/>
      <w:marTop w:val="0"/>
      <w:marBottom w:val="0"/>
      <w:divBdr>
        <w:top w:val="none" w:sz="0" w:space="0" w:color="auto"/>
        <w:left w:val="none" w:sz="0" w:space="0" w:color="auto"/>
        <w:bottom w:val="none" w:sz="0" w:space="0" w:color="auto"/>
        <w:right w:val="none" w:sz="0" w:space="0" w:color="auto"/>
      </w:divBdr>
    </w:div>
    <w:div w:id="41486324">
      <w:bodyDiv w:val="1"/>
      <w:marLeft w:val="0"/>
      <w:marRight w:val="0"/>
      <w:marTop w:val="0"/>
      <w:marBottom w:val="0"/>
      <w:divBdr>
        <w:top w:val="none" w:sz="0" w:space="0" w:color="auto"/>
        <w:left w:val="none" w:sz="0" w:space="0" w:color="auto"/>
        <w:bottom w:val="none" w:sz="0" w:space="0" w:color="auto"/>
        <w:right w:val="none" w:sz="0" w:space="0" w:color="auto"/>
      </w:divBdr>
      <w:divsChild>
        <w:div w:id="1910579409">
          <w:marLeft w:val="0"/>
          <w:marRight w:val="0"/>
          <w:marTop w:val="0"/>
          <w:marBottom w:val="0"/>
          <w:divBdr>
            <w:top w:val="none" w:sz="0" w:space="0" w:color="auto"/>
            <w:left w:val="none" w:sz="0" w:space="0" w:color="auto"/>
            <w:bottom w:val="none" w:sz="0" w:space="0" w:color="auto"/>
            <w:right w:val="none" w:sz="0" w:space="0" w:color="auto"/>
          </w:divBdr>
          <w:divsChild>
            <w:div w:id="1577283284">
              <w:marLeft w:val="0"/>
              <w:marRight w:val="0"/>
              <w:marTop w:val="0"/>
              <w:marBottom w:val="0"/>
              <w:divBdr>
                <w:top w:val="none" w:sz="0" w:space="0" w:color="auto"/>
                <w:left w:val="none" w:sz="0" w:space="0" w:color="auto"/>
                <w:bottom w:val="none" w:sz="0" w:space="0" w:color="auto"/>
                <w:right w:val="none" w:sz="0" w:space="0" w:color="auto"/>
              </w:divBdr>
              <w:divsChild>
                <w:div w:id="14423444">
                  <w:marLeft w:val="-7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6969">
      <w:bodyDiv w:val="1"/>
      <w:marLeft w:val="0"/>
      <w:marRight w:val="0"/>
      <w:marTop w:val="0"/>
      <w:marBottom w:val="0"/>
      <w:divBdr>
        <w:top w:val="none" w:sz="0" w:space="0" w:color="auto"/>
        <w:left w:val="none" w:sz="0" w:space="0" w:color="auto"/>
        <w:bottom w:val="none" w:sz="0" w:space="0" w:color="auto"/>
        <w:right w:val="none" w:sz="0" w:space="0" w:color="auto"/>
      </w:divBdr>
    </w:div>
    <w:div w:id="157380260">
      <w:bodyDiv w:val="1"/>
      <w:marLeft w:val="0"/>
      <w:marRight w:val="0"/>
      <w:marTop w:val="0"/>
      <w:marBottom w:val="0"/>
      <w:divBdr>
        <w:top w:val="none" w:sz="0" w:space="0" w:color="auto"/>
        <w:left w:val="none" w:sz="0" w:space="0" w:color="auto"/>
        <w:bottom w:val="none" w:sz="0" w:space="0" w:color="auto"/>
        <w:right w:val="none" w:sz="0" w:space="0" w:color="auto"/>
      </w:divBdr>
    </w:div>
    <w:div w:id="158011648">
      <w:bodyDiv w:val="1"/>
      <w:marLeft w:val="0"/>
      <w:marRight w:val="0"/>
      <w:marTop w:val="0"/>
      <w:marBottom w:val="0"/>
      <w:divBdr>
        <w:top w:val="single" w:sz="6" w:space="0" w:color="C6C6C6"/>
        <w:left w:val="single" w:sz="6" w:space="0" w:color="C6C6C6"/>
        <w:bottom w:val="single" w:sz="6" w:space="0" w:color="C6C6C6"/>
        <w:right w:val="single" w:sz="6" w:space="0" w:color="C6C6C6"/>
      </w:divBdr>
      <w:divsChild>
        <w:div w:id="1918592491">
          <w:marLeft w:val="0"/>
          <w:marRight w:val="0"/>
          <w:marTop w:val="0"/>
          <w:marBottom w:val="0"/>
          <w:divBdr>
            <w:top w:val="none" w:sz="0" w:space="0" w:color="auto"/>
            <w:left w:val="none" w:sz="0" w:space="0" w:color="auto"/>
            <w:bottom w:val="none" w:sz="0" w:space="0" w:color="auto"/>
            <w:right w:val="none" w:sz="0" w:space="0" w:color="auto"/>
          </w:divBdr>
        </w:div>
      </w:divsChild>
    </w:div>
    <w:div w:id="217598197">
      <w:bodyDiv w:val="1"/>
      <w:marLeft w:val="0"/>
      <w:marRight w:val="0"/>
      <w:marTop w:val="0"/>
      <w:marBottom w:val="0"/>
      <w:divBdr>
        <w:top w:val="single" w:sz="6" w:space="0" w:color="A0A0A0"/>
        <w:left w:val="single" w:sz="6" w:space="0" w:color="A0A0A0"/>
        <w:bottom w:val="single" w:sz="6" w:space="0" w:color="A0A0A0"/>
        <w:right w:val="single" w:sz="6" w:space="0" w:color="A0A0A0"/>
      </w:divBdr>
      <w:divsChild>
        <w:div w:id="1904023774">
          <w:marLeft w:val="0"/>
          <w:marRight w:val="0"/>
          <w:marTop w:val="0"/>
          <w:marBottom w:val="0"/>
          <w:divBdr>
            <w:top w:val="none" w:sz="0" w:space="0" w:color="auto"/>
            <w:left w:val="none" w:sz="0" w:space="0" w:color="auto"/>
            <w:bottom w:val="none" w:sz="0" w:space="0" w:color="auto"/>
            <w:right w:val="none" w:sz="0" w:space="0" w:color="auto"/>
          </w:divBdr>
        </w:div>
      </w:divsChild>
    </w:div>
    <w:div w:id="240330126">
      <w:bodyDiv w:val="1"/>
      <w:marLeft w:val="0"/>
      <w:marRight w:val="0"/>
      <w:marTop w:val="0"/>
      <w:marBottom w:val="0"/>
      <w:divBdr>
        <w:top w:val="none" w:sz="0" w:space="0" w:color="auto"/>
        <w:left w:val="none" w:sz="0" w:space="0" w:color="auto"/>
        <w:bottom w:val="none" w:sz="0" w:space="0" w:color="auto"/>
        <w:right w:val="none" w:sz="0" w:space="0" w:color="auto"/>
      </w:divBdr>
      <w:divsChild>
        <w:div w:id="1615360075">
          <w:marLeft w:val="0"/>
          <w:marRight w:val="0"/>
          <w:marTop w:val="0"/>
          <w:marBottom w:val="0"/>
          <w:divBdr>
            <w:top w:val="none" w:sz="0" w:space="0" w:color="auto"/>
            <w:left w:val="none" w:sz="0" w:space="0" w:color="auto"/>
            <w:bottom w:val="none" w:sz="0" w:space="0" w:color="auto"/>
            <w:right w:val="none" w:sz="0" w:space="0" w:color="auto"/>
          </w:divBdr>
          <w:divsChild>
            <w:div w:id="1261647665">
              <w:marLeft w:val="0"/>
              <w:marRight w:val="0"/>
              <w:marTop w:val="0"/>
              <w:marBottom w:val="0"/>
              <w:divBdr>
                <w:top w:val="none" w:sz="0" w:space="0" w:color="auto"/>
                <w:left w:val="none" w:sz="0" w:space="0" w:color="auto"/>
                <w:bottom w:val="none" w:sz="0" w:space="0" w:color="auto"/>
                <w:right w:val="none" w:sz="0" w:space="0" w:color="auto"/>
              </w:divBdr>
              <w:divsChild>
                <w:div w:id="1000503840">
                  <w:marLeft w:val="0"/>
                  <w:marRight w:val="0"/>
                  <w:marTop w:val="0"/>
                  <w:marBottom w:val="0"/>
                  <w:divBdr>
                    <w:top w:val="none" w:sz="0" w:space="0" w:color="auto"/>
                    <w:left w:val="none" w:sz="0" w:space="0" w:color="auto"/>
                    <w:bottom w:val="none" w:sz="0" w:space="0" w:color="auto"/>
                    <w:right w:val="none" w:sz="0" w:space="0" w:color="auto"/>
                  </w:divBdr>
                  <w:divsChild>
                    <w:div w:id="12288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521088">
      <w:bodyDiv w:val="1"/>
      <w:marLeft w:val="0"/>
      <w:marRight w:val="0"/>
      <w:marTop w:val="0"/>
      <w:marBottom w:val="0"/>
      <w:divBdr>
        <w:top w:val="none" w:sz="0" w:space="0" w:color="auto"/>
        <w:left w:val="none" w:sz="0" w:space="0" w:color="auto"/>
        <w:bottom w:val="none" w:sz="0" w:space="0" w:color="auto"/>
        <w:right w:val="none" w:sz="0" w:space="0" w:color="auto"/>
      </w:divBdr>
    </w:div>
    <w:div w:id="301662979">
      <w:bodyDiv w:val="1"/>
      <w:marLeft w:val="0"/>
      <w:marRight w:val="0"/>
      <w:marTop w:val="0"/>
      <w:marBottom w:val="0"/>
      <w:divBdr>
        <w:top w:val="none" w:sz="0" w:space="0" w:color="auto"/>
        <w:left w:val="none" w:sz="0" w:space="0" w:color="auto"/>
        <w:bottom w:val="none" w:sz="0" w:space="0" w:color="auto"/>
        <w:right w:val="none" w:sz="0" w:space="0" w:color="auto"/>
      </w:divBdr>
    </w:div>
    <w:div w:id="395082805">
      <w:bodyDiv w:val="1"/>
      <w:marLeft w:val="0"/>
      <w:marRight w:val="0"/>
      <w:marTop w:val="0"/>
      <w:marBottom w:val="0"/>
      <w:divBdr>
        <w:top w:val="none" w:sz="0" w:space="0" w:color="auto"/>
        <w:left w:val="none" w:sz="0" w:space="0" w:color="auto"/>
        <w:bottom w:val="none" w:sz="0" w:space="0" w:color="auto"/>
        <w:right w:val="none" w:sz="0" w:space="0" w:color="auto"/>
      </w:divBdr>
    </w:div>
    <w:div w:id="429934998">
      <w:bodyDiv w:val="1"/>
      <w:marLeft w:val="0"/>
      <w:marRight w:val="0"/>
      <w:marTop w:val="0"/>
      <w:marBottom w:val="0"/>
      <w:divBdr>
        <w:top w:val="none" w:sz="0" w:space="0" w:color="auto"/>
        <w:left w:val="none" w:sz="0" w:space="0" w:color="auto"/>
        <w:bottom w:val="none" w:sz="0" w:space="0" w:color="auto"/>
        <w:right w:val="none" w:sz="0" w:space="0" w:color="auto"/>
      </w:divBdr>
    </w:div>
    <w:div w:id="690692410">
      <w:bodyDiv w:val="1"/>
      <w:marLeft w:val="0"/>
      <w:marRight w:val="0"/>
      <w:marTop w:val="0"/>
      <w:marBottom w:val="0"/>
      <w:divBdr>
        <w:top w:val="none" w:sz="0" w:space="0" w:color="auto"/>
        <w:left w:val="none" w:sz="0" w:space="0" w:color="auto"/>
        <w:bottom w:val="none" w:sz="0" w:space="0" w:color="auto"/>
        <w:right w:val="none" w:sz="0" w:space="0" w:color="auto"/>
      </w:divBdr>
    </w:div>
    <w:div w:id="780303410">
      <w:bodyDiv w:val="1"/>
      <w:marLeft w:val="0"/>
      <w:marRight w:val="0"/>
      <w:marTop w:val="0"/>
      <w:marBottom w:val="0"/>
      <w:divBdr>
        <w:top w:val="none" w:sz="0" w:space="0" w:color="auto"/>
        <w:left w:val="none" w:sz="0" w:space="0" w:color="auto"/>
        <w:bottom w:val="none" w:sz="0" w:space="0" w:color="auto"/>
        <w:right w:val="none" w:sz="0" w:space="0" w:color="auto"/>
      </w:divBdr>
    </w:div>
    <w:div w:id="786005682">
      <w:bodyDiv w:val="1"/>
      <w:marLeft w:val="0"/>
      <w:marRight w:val="0"/>
      <w:marTop w:val="0"/>
      <w:marBottom w:val="0"/>
      <w:divBdr>
        <w:top w:val="none" w:sz="0" w:space="0" w:color="auto"/>
        <w:left w:val="none" w:sz="0" w:space="0" w:color="auto"/>
        <w:bottom w:val="none" w:sz="0" w:space="0" w:color="auto"/>
        <w:right w:val="none" w:sz="0" w:space="0" w:color="auto"/>
      </w:divBdr>
    </w:div>
    <w:div w:id="811093218">
      <w:bodyDiv w:val="1"/>
      <w:marLeft w:val="0"/>
      <w:marRight w:val="0"/>
      <w:marTop w:val="0"/>
      <w:marBottom w:val="0"/>
      <w:divBdr>
        <w:top w:val="none" w:sz="0" w:space="0" w:color="auto"/>
        <w:left w:val="none" w:sz="0" w:space="0" w:color="auto"/>
        <w:bottom w:val="none" w:sz="0" w:space="0" w:color="auto"/>
        <w:right w:val="none" w:sz="0" w:space="0" w:color="auto"/>
      </w:divBdr>
    </w:div>
    <w:div w:id="990014921">
      <w:bodyDiv w:val="1"/>
      <w:marLeft w:val="0"/>
      <w:marRight w:val="0"/>
      <w:marTop w:val="0"/>
      <w:marBottom w:val="0"/>
      <w:divBdr>
        <w:top w:val="none" w:sz="0" w:space="0" w:color="auto"/>
        <w:left w:val="none" w:sz="0" w:space="0" w:color="auto"/>
        <w:bottom w:val="none" w:sz="0" w:space="0" w:color="auto"/>
        <w:right w:val="none" w:sz="0" w:space="0" w:color="auto"/>
      </w:divBdr>
      <w:divsChild>
        <w:div w:id="1951158619">
          <w:marLeft w:val="547"/>
          <w:marRight w:val="0"/>
          <w:marTop w:val="0"/>
          <w:marBottom w:val="0"/>
          <w:divBdr>
            <w:top w:val="none" w:sz="0" w:space="0" w:color="auto"/>
            <w:left w:val="none" w:sz="0" w:space="0" w:color="auto"/>
            <w:bottom w:val="none" w:sz="0" w:space="0" w:color="auto"/>
            <w:right w:val="none" w:sz="0" w:space="0" w:color="auto"/>
          </w:divBdr>
        </w:div>
      </w:divsChild>
    </w:div>
    <w:div w:id="1029453330">
      <w:bodyDiv w:val="1"/>
      <w:marLeft w:val="0"/>
      <w:marRight w:val="0"/>
      <w:marTop w:val="0"/>
      <w:marBottom w:val="0"/>
      <w:divBdr>
        <w:top w:val="none" w:sz="0" w:space="0" w:color="auto"/>
        <w:left w:val="none" w:sz="0" w:space="0" w:color="auto"/>
        <w:bottom w:val="none" w:sz="0" w:space="0" w:color="auto"/>
        <w:right w:val="none" w:sz="0" w:space="0" w:color="auto"/>
      </w:divBdr>
    </w:div>
    <w:div w:id="1069883914">
      <w:bodyDiv w:val="1"/>
      <w:marLeft w:val="0"/>
      <w:marRight w:val="0"/>
      <w:marTop w:val="0"/>
      <w:marBottom w:val="0"/>
      <w:divBdr>
        <w:top w:val="none" w:sz="0" w:space="0" w:color="auto"/>
        <w:left w:val="none" w:sz="0" w:space="0" w:color="auto"/>
        <w:bottom w:val="none" w:sz="0" w:space="0" w:color="auto"/>
        <w:right w:val="none" w:sz="0" w:space="0" w:color="auto"/>
      </w:divBdr>
    </w:div>
    <w:div w:id="1074618893">
      <w:bodyDiv w:val="1"/>
      <w:marLeft w:val="0"/>
      <w:marRight w:val="0"/>
      <w:marTop w:val="0"/>
      <w:marBottom w:val="0"/>
      <w:divBdr>
        <w:top w:val="none" w:sz="0" w:space="0" w:color="auto"/>
        <w:left w:val="none" w:sz="0" w:space="0" w:color="auto"/>
        <w:bottom w:val="none" w:sz="0" w:space="0" w:color="auto"/>
        <w:right w:val="none" w:sz="0" w:space="0" w:color="auto"/>
      </w:divBdr>
    </w:div>
    <w:div w:id="1117992298">
      <w:bodyDiv w:val="1"/>
      <w:marLeft w:val="0"/>
      <w:marRight w:val="0"/>
      <w:marTop w:val="0"/>
      <w:marBottom w:val="0"/>
      <w:divBdr>
        <w:top w:val="single" w:sz="6" w:space="0" w:color="A0A0A0"/>
        <w:left w:val="single" w:sz="6" w:space="0" w:color="A0A0A0"/>
        <w:bottom w:val="single" w:sz="6" w:space="0" w:color="A0A0A0"/>
        <w:right w:val="single" w:sz="6" w:space="0" w:color="A0A0A0"/>
      </w:divBdr>
      <w:divsChild>
        <w:div w:id="5253588">
          <w:marLeft w:val="0"/>
          <w:marRight w:val="0"/>
          <w:marTop w:val="0"/>
          <w:marBottom w:val="0"/>
          <w:divBdr>
            <w:top w:val="none" w:sz="0" w:space="0" w:color="auto"/>
            <w:left w:val="none" w:sz="0" w:space="0" w:color="auto"/>
            <w:bottom w:val="none" w:sz="0" w:space="0" w:color="auto"/>
            <w:right w:val="none" w:sz="0" w:space="0" w:color="auto"/>
          </w:divBdr>
        </w:div>
      </w:divsChild>
    </w:div>
    <w:div w:id="1131747273">
      <w:bodyDiv w:val="1"/>
      <w:marLeft w:val="0"/>
      <w:marRight w:val="0"/>
      <w:marTop w:val="0"/>
      <w:marBottom w:val="0"/>
      <w:divBdr>
        <w:top w:val="none" w:sz="0" w:space="0" w:color="auto"/>
        <w:left w:val="none" w:sz="0" w:space="0" w:color="auto"/>
        <w:bottom w:val="none" w:sz="0" w:space="0" w:color="auto"/>
        <w:right w:val="none" w:sz="0" w:space="0" w:color="auto"/>
      </w:divBdr>
    </w:div>
    <w:div w:id="1152873071">
      <w:bodyDiv w:val="1"/>
      <w:marLeft w:val="0"/>
      <w:marRight w:val="0"/>
      <w:marTop w:val="0"/>
      <w:marBottom w:val="0"/>
      <w:divBdr>
        <w:top w:val="none" w:sz="0" w:space="0" w:color="auto"/>
        <w:left w:val="none" w:sz="0" w:space="0" w:color="auto"/>
        <w:bottom w:val="none" w:sz="0" w:space="0" w:color="auto"/>
        <w:right w:val="none" w:sz="0" w:space="0" w:color="auto"/>
      </w:divBdr>
    </w:div>
    <w:div w:id="1194923867">
      <w:bodyDiv w:val="1"/>
      <w:marLeft w:val="0"/>
      <w:marRight w:val="0"/>
      <w:marTop w:val="0"/>
      <w:marBottom w:val="0"/>
      <w:divBdr>
        <w:top w:val="single" w:sz="6" w:space="0" w:color="A0A0A0"/>
        <w:left w:val="single" w:sz="6" w:space="0" w:color="A0A0A0"/>
        <w:bottom w:val="single" w:sz="6" w:space="0" w:color="A0A0A0"/>
        <w:right w:val="single" w:sz="6" w:space="0" w:color="A0A0A0"/>
      </w:divBdr>
      <w:divsChild>
        <w:div w:id="1470899972">
          <w:marLeft w:val="0"/>
          <w:marRight w:val="0"/>
          <w:marTop w:val="0"/>
          <w:marBottom w:val="0"/>
          <w:divBdr>
            <w:top w:val="none" w:sz="0" w:space="0" w:color="auto"/>
            <w:left w:val="none" w:sz="0" w:space="0" w:color="auto"/>
            <w:bottom w:val="none" w:sz="0" w:space="0" w:color="auto"/>
            <w:right w:val="none" w:sz="0" w:space="0" w:color="auto"/>
          </w:divBdr>
        </w:div>
      </w:divsChild>
    </w:div>
    <w:div w:id="1198860152">
      <w:bodyDiv w:val="1"/>
      <w:marLeft w:val="0"/>
      <w:marRight w:val="0"/>
      <w:marTop w:val="0"/>
      <w:marBottom w:val="0"/>
      <w:divBdr>
        <w:top w:val="none" w:sz="0" w:space="0" w:color="auto"/>
        <w:left w:val="none" w:sz="0" w:space="0" w:color="auto"/>
        <w:bottom w:val="none" w:sz="0" w:space="0" w:color="auto"/>
        <w:right w:val="none" w:sz="0" w:space="0" w:color="auto"/>
      </w:divBdr>
    </w:div>
    <w:div w:id="1199052087">
      <w:bodyDiv w:val="1"/>
      <w:marLeft w:val="0"/>
      <w:marRight w:val="0"/>
      <w:marTop w:val="0"/>
      <w:marBottom w:val="0"/>
      <w:divBdr>
        <w:top w:val="none" w:sz="0" w:space="0" w:color="auto"/>
        <w:left w:val="none" w:sz="0" w:space="0" w:color="auto"/>
        <w:bottom w:val="none" w:sz="0" w:space="0" w:color="auto"/>
        <w:right w:val="none" w:sz="0" w:space="0" w:color="auto"/>
      </w:divBdr>
    </w:div>
    <w:div w:id="1438452955">
      <w:bodyDiv w:val="1"/>
      <w:marLeft w:val="0"/>
      <w:marRight w:val="0"/>
      <w:marTop w:val="0"/>
      <w:marBottom w:val="0"/>
      <w:divBdr>
        <w:top w:val="none" w:sz="0" w:space="0" w:color="auto"/>
        <w:left w:val="none" w:sz="0" w:space="0" w:color="auto"/>
        <w:bottom w:val="none" w:sz="0" w:space="0" w:color="auto"/>
        <w:right w:val="none" w:sz="0" w:space="0" w:color="auto"/>
      </w:divBdr>
    </w:div>
    <w:div w:id="1476489166">
      <w:bodyDiv w:val="1"/>
      <w:marLeft w:val="0"/>
      <w:marRight w:val="0"/>
      <w:marTop w:val="0"/>
      <w:marBottom w:val="0"/>
      <w:divBdr>
        <w:top w:val="none" w:sz="0" w:space="0" w:color="auto"/>
        <w:left w:val="none" w:sz="0" w:space="0" w:color="auto"/>
        <w:bottom w:val="none" w:sz="0" w:space="0" w:color="auto"/>
        <w:right w:val="none" w:sz="0" w:space="0" w:color="auto"/>
      </w:divBdr>
    </w:div>
    <w:div w:id="1500002694">
      <w:bodyDiv w:val="1"/>
      <w:marLeft w:val="0"/>
      <w:marRight w:val="0"/>
      <w:marTop w:val="0"/>
      <w:marBottom w:val="0"/>
      <w:divBdr>
        <w:top w:val="none" w:sz="0" w:space="0" w:color="auto"/>
        <w:left w:val="none" w:sz="0" w:space="0" w:color="auto"/>
        <w:bottom w:val="none" w:sz="0" w:space="0" w:color="auto"/>
        <w:right w:val="none" w:sz="0" w:space="0" w:color="auto"/>
      </w:divBdr>
    </w:div>
    <w:div w:id="1502116305">
      <w:bodyDiv w:val="1"/>
      <w:marLeft w:val="0"/>
      <w:marRight w:val="0"/>
      <w:marTop w:val="0"/>
      <w:marBottom w:val="0"/>
      <w:divBdr>
        <w:top w:val="none" w:sz="0" w:space="0" w:color="auto"/>
        <w:left w:val="none" w:sz="0" w:space="0" w:color="auto"/>
        <w:bottom w:val="none" w:sz="0" w:space="0" w:color="auto"/>
        <w:right w:val="none" w:sz="0" w:space="0" w:color="auto"/>
      </w:divBdr>
      <w:divsChild>
        <w:div w:id="1659921717">
          <w:marLeft w:val="0"/>
          <w:marRight w:val="0"/>
          <w:marTop w:val="0"/>
          <w:marBottom w:val="0"/>
          <w:divBdr>
            <w:top w:val="none" w:sz="0" w:space="0" w:color="auto"/>
            <w:left w:val="none" w:sz="0" w:space="0" w:color="auto"/>
            <w:bottom w:val="none" w:sz="0" w:space="0" w:color="auto"/>
            <w:right w:val="none" w:sz="0" w:space="0" w:color="auto"/>
          </w:divBdr>
          <w:divsChild>
            <w:div w:id="301732945">
              <w:marLeft w:val="0"/>
              <w:marRight w:val="0"/>
              <w:marTop w:val="0"/>
              <w:marBottom w:val="0"/>
              <w:divBdr>
                <w:top w:val="none" w:sz="0" w:space="0" w:color="auto"/>
                <w:left w:val="none" w:sz="0" w:space="0" w:color="auto"/>
                <w:bottom w:val="none" w:sz="0" w:space="0" w:color="auto"/>
                <w:right w:val="none" w:sz="0" w:space="0" w:color="auto"/>
              </w:divBdr>
              <w:divsChild>
                <w:div w:id="1290211903">
                  <w:marLeft w:val="0"/>
                  <w:marRight w:val="0"/>
                  <w:marTop w:val="0"/>
                  <w:marBottom w:val="0"/>
                  <w:divBdr>
                    <w:top w:val="none" w:sz="0" w:space="0" w:color="auto"/>
                    <w:left w:val="none" w:sz="0" w:space="0" w:color="auto"/>
                    <w:bottom w:val="none" w:sz="0" w:space="0" w:color="auto"/>
                    <w:right w:val="none" w:sz="0" w:space="0" w:color="auto"/>
                  </w:divBdr>
                  <w:divsChild>
                    <w:div w:id="17921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916169">
      <w:bodyDiv w:val="1"/>
      <w:marLeft w:val="0"/>
      <w:marRight w:val="0"/>
      <w:marTop w:val="0"/>
      <w:marBottom w:val="0"/>
      <w:divBdr>
        <w:top w:val="none" w:sz="0" w:space="0" w:color="auto"/>
        <w:left w:val="none" w:sz="0" w:space="0" w:color="auto"/>
        <w:bottom w:val="none" w:sz="0" w:space="0" w:color="auto"/>
        <w:right w:val="none" w:sz="0" w:space="0" w:color="auto"/>
      </w:divBdr>
    </w:div>
    <w:div w:id="1593196018">
      <w:bodyDiv w:val="1"/>
      <w:marLeft w:val="0"/>
      <w:marRight w:val="0"/>
      <w:marTop w:val="0"/>
      <w:marBottom w:val="0"/>
      <w:divBdr>
        <w:top w:val="none" w:sz="0" w:space="0" w:color="auto"/>
        <w:left w:val="none" w:sz="0" w:space="0" w:color="auto"/>
        <w:bottom w:val="none" w:sz="0" w:space="0" w:color="auto"/>
        <w:right w:val="none" w:sz="0" w:space="0" w:color="auto"/>
      </w:divBdr>
    </w:div>
    <w:div w:id="1673214773">
      <w:bodyDiv w:val="1"/>
      <w:marLeft w:val="0"/>
      <w:marRight w:val="0"/>
      <w:marTop w:val="0"/>
      <w:marBottom w:val="0"/>
      <w:divBdr>
        <w:top w:val="none" w:sz="0" w:space="0" w:color="auto"/>
        <w:left w:val="none" w:sz="0" w:space="0" w:color="auto"/>
        <w:bottom w:val="none" w:sz="0" w:space="0" w:color="auto"/>
        <w:right w:val="none" w:sz="0" w:space="0" w:color="auto"/>
      </w:divBdr>
    </w:div>
    <w:div w:id="1680616058">
      <w:bodyDiv w:val="1"/>
      <w:marLeft w:val="0"/>
      <w:marRight w:val="0"/>
      <w:marTop w:val="0"/>
      <w:marBottom w:val="0"/>
      <w:divBdr>
        <w:top w:val="none" w:sz="0" w:space="0" w:color="auto"/>
        <w:left w:val="none" w:sz="0" w:space="0" w:color="auto"/>
        <w:bottom w:val="none" w:sz="0" w:space="0" w:color="auto"/>
        <w:right w:val="none" w:sz="0" w:space="0" w:color="auto"/>
      </w:divBdr>
    </w:div>
    <w:div w:id="1749502748">
      <w:bodyDiv w:val="1"/>
      <w:marLeft w:val="0"/>
      <w:marRight w:val="0"/>
      <w:marTop w:val="0"/>
      <w:marBottom w:val="0"/>
      <w:divBdr>
        <w:top w:val="none" w:sz="0" w:space="0" w:color="auto"/>
        <w:left w:val="none" w:sz="0" w:space="0" w:color="auto"/>
        <w:bottom w:val="none" w:sz="0" w:space="0" w:color="auto"/>
        <w:right w:val="none" w:sz="0" w:space="0" w:color="auto"/>
      </w:divBdr>
    </w:div>
    <w:div w:id="1789854423">
      <w:bodyDiv w:val="1"/>
      <w:marLeft w:val="0"/>
      <w:marRight w:val="0"/>
      <w:marTop w:val="0"/>
      <w:marBottom w:val="0"/>
      <w:divBdr>
        <w:top w:val="none" w:sz="0" w:space="0" w:color="auto"/>
        <w:left w:val="none" w:sz="0" w:space="0" w:color="auto"/>
        <w:bottom w:val="none" w:sz="0" w:space="0" w:color="auto"/>
        <w:right w:val="none" w:sz="0" w:space="0" w:color="auto"/>
      </w:divBdr>
    </w:div>
    <w:div w:id="1801264960">
      <w:bodyDiv w:val="1"/>
      <w:marLeft w:val="0"/>
      <w:marRight w:val="0"/>
      <w:marTop w:val="0"/>
      <w:marBottom w:val="0"/>
      <w:divBdr>
        <w:top w:val="none" w:sz="0" w:space="0" w:color="auto"/>
        <w:left w:val="none" w:sz="0" w:space="0" w:color="auto"/>
        <w:bottom w:val="none" w:sz="0" w:space="0" w:color="auto"/>
        <w:right w:val="none" w:sz="0" w:space="0" w:color="auto"/>
      </w:divBdr>
    </w:div>
    <w:div w:id="1840195847">
      <w:bodyDiv w:val="1"/>
      <w:marLeft w:val="0"/>
      <w:marRight w:val="0"/>
      <w:marTop w:val="0"/>
      <w:marBottom w:val="0"/>
      <w:divBdr>
        <w:top w:val="none" w:sz="0" w:space="0" w:color="auto"/>
        <w:left w:val="none" w:sz="0" w:space="0" w:color="auto"/>
        <w:bottom w:val="none" w:sz="0" w:space="0" w:color="auto"/>
        <w:right w:val="none" w:sz="0" w:space="0" w:color="auto"/>
      </w:divBdr>
    </w:div>
    <w:div w:id="1855261183">
      <w:bodyDiv w:val="1"/>
      <w:marLeft w:val="0"/>
      <w:marRight w:val="0"/>
      <w:marTop w:val="0"/>
      <w:marBottom w:val="0"/>
      <w:divBdr>
        <w:top w:val="none" w:sz="0" w:space="0" w:color="auto"/>
        <w:left w:val="none" w:sz="0" w:space="0" w:color="auto"/>
        <w:bottom w:val="none" w:sz="0" w:space="0" w:color="auto"/>
        <w:right w:val="none" w:sz="0" w:space="0" w:color="auto"/>
      </w:divBdr>
    </w:div>
    <w:div w:id="1872717485">
      <w:bodyDiv w:val="1"/>
      <w:marLeft w:val="0"/>
      <w:marRight w:val="0"/>
      <w:marTop w:val="0"/>
      <w:marBottom w:val="0"/>
      <w:divBdr>
        <w:top w:val="none" w:sz="0" w:space="0" w:color="auto"/>
        <w:left w:val="none" w:sz="0" w:space="0" w:color="auto"/>
        <w:bottom w:val="none" w:sz="0" w:space="0" w:color="auto"/>
        <w:right w:val="none" w:sz="0" w:space="0" w:color="auto"/>
      </w:divBdr>
    </w:div>
    <w:div w:id="1882814534">
      <w:bodyDiv w:val="1"/>
      <w:marLeft w:val="0"/>
      <w:marRight w:val="0"/>
      <w:marTop w:val="0"/>
      <w:marBottom w:val="0"/>
      <w:divBdr>
        <w:top w:val="none" w:sz="0" w:space="0" w:color="auto"/>
        <w:left w:val="none" w:sz="0" w:space="0" w:color="auto"/>
        <w:bottom w:val="none" w:sz="0" w:space="0" w:color="auto"/>
        <w:right w:val="none" w:sz="0" w:space="0" w:color="auto"/>
      </w:divBdr>
    </w:div>
    <w:div w:id="209219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w-sma.arvato-systems.de/Help/Api/GET-api-agents-mandatorCode-agentName_1-2-0_complex"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bertelsmann.sharepoint.com/sites/bportal_asys02_StreamworksDev_014397/4%20Documentation/Guidelines/Checkliste%20CR-Entwicklung.xlsx?web=1"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bertelsmann.sharepoint.com/sites/bportal_asys02_StreamworksDev_014397/4%20Documentation/4R/Usability/Checkliste%20-%20Integration%20neuer%20Funktionalit%C3%A4ten%20in%20Streamworks.docx?d=wd3ecb23deca24d449d54cb29dd32e39e&amp;csf=1&amp;web=1&amp;e=oH1yxo" TargetMode="External"/><Relationship Id="rId28" Type="http://schemas.openxmlformats.org/officeDocument/2006/relationships/glossaryDocument" Target="glossary/document.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bertelsmann.sharepoint.com/sites/bportal_asys02_StreamworksDev_014397/4%20Documentation/Streamworks-SIT-Template.xlsx?web=1" TargetMode="Externa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5F07074BE544078DDA9391FDC4A766"/>
        <w:category>
          <w:name w:val="Allgemein"/>
          <w:gallery w:val="placeholder"/>
        </w:category>
        <w:types>
          <w:type w:val="bbPlcHdr"/>
        </w:types>
        <w:behaviors>
          <w:behavior w:val="content"/>
        </w:behaviors>
        <w:guid w:val="{591A99B8-A251-47CC-A42A-ACBB9696FC6F}"/>
      </w:docPartPr>
      <w:docPartBody>
        <w:p w:rsidR="00455EA2" w:rsidRDefault="009B1CAD" w:rsidP="009B1CAD">
          <w:pPr>
            <w:pStyle w:val="1B5F07074BE544078DDA9391FDC4A766"/>
          </w:pPr>
          <w:r w:rsidRPr="005418F2">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CAD"/>
    <w:rsid w:val="00043DD9"/>
    <w:rsid w:val="00095182"/>
    <w:rsid w:val="000B2D0F"/>
    <w:rsid w:val="000D759F"/>
    <w:rsid w:val="001322EC"/>
    <w:rsid w:val="00191419"/>
    <w:rsid w:val="001F3C2B"/>
    <w:rsid w:val="0023538B"/>
    <w:rsid w:val="002362F8"/>
    <w:rsid w:val="0027462B"/>
    <w:rsid w:val="0028196C"/>
    <w:rsid w:val="0028766B"/>
    <w:rsid w:val="002B2B37"/>
    <w:rsid w:val="00316A19"/>
    <w:rsid w:val="003710BA"/>
    <w:rsid w:val="00397CA1"/>
    <w:rsid w:val="003B7483"/>
    <w:rsid w:val="003F3B16"/>
    <w:rsid w:val="00404BAA"/>
    <w:rsid w:val="00410AED"/>
    <w:rsid w:val="00430F9B"/>
    <w:rsid w:val="00436965"/>
    <w:rsid w:val="00452BD2"/>
    <w:rsid w:val="00455EA2"/>
    <w:rsid w:val="00473AEC"/>
    <w:rsid w:val="004D440F"/>
    <w:rsid w:val="004E586F"/>
    <w:rsid w:val="004F177F"/>
    <w:rsid w:val="0051437F"/>
    <w:rsid w:val="00532ACB"/>
    <w:rsid w:val="005857BF"/>
    <w:rsid w:val="005B6828"/>
    <w:rsid w:val="005F232C"/>
    <w:rsid w:val="005F50C0"/>
    <w:rsid w:val="00601FEB"/>
    <w:rsid w:val="006A1DA9"/>
    <w:rsid w:val="006D618C"/>
    <w:rsid w:val="00701D79"/>
    <w:rsid w:val="00710996"/>
    <w:rsid w:val="00771492"/>
    <w:rsid w:val="007D515F"/>
    <w:rsid w:val="00817B9C"/>
    <w:rsid w:val="00833BD6"/>
    <w:rsid w:val="008442A6"/>
    <w:rsid w:val="00864471"/>
    <w:rsid w:val="008962DB"/>
    <w:rsid w:val="008A062C"/>
    <w:rsid w:val="008E6EBA"/>
    <w:rsid w:val="009B1CAD"/>
    <w:rsid w:val="009C7E49"/>
    <w:rsid w:val="009D4870"/>
    <w:rsid w:val="00AB3846"/>
    <w:rsid w:val="00B21EBE"/>
    <w:rsid w:val="00BA3481"/>
    <w:rsid w:val="00DD606D"/>
    <w:rsid w:val="00E85C57"/>
    <w:rsid w:val="00E94910"/>
    <w:rsid w:val="00EA18D3"/>
    <w:rsid w:val="00F00A35"/>
    <w:rsid w:val="00F00E60"/>
    <w:rsid w:val="00F21B80"/>
    <w:rsid w:val="00F910D9"/>
    <w:rsid w:val="00FC387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B1CAD"/>
    <w:rPr>
      <w:color w:val="808080"/>
    </w:rPr>
  </w:style>
  <w:style w:type="paragraph" w:customStyle="1" w:styleId="1B5F07074BE544078DDA9391FDC4A766">
    <w:name w:val="1B5F07074BE544078DDA9391FDC4A766"/>
    <w:rsid w:val="009B1C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aSys Design - ohne &quot;Customer&quot;">
      <a:dk1>
        <a:sysClr val="windowText" lastClr="000000"/>
      </a:dk1>
      <a:lt1>
        <a:sysClr val="window" lastClr="FFFFFF"/>
      </a:lt1>
      <a:dk2>
        <a:srgbClr val="646464"/>
      </a:dk2>
      <a:lt2>
        <a:srgbClr val="000000"/>
      </a:lt2>
      <a:accent1>
        <a:srgbClr val="002749"/>
      </a:accent1>
      <a:accent2>
        <a:srgbClr val="0068A9"/>
      </a:accent2>
      <a:accent3>
        <a:srgbClr val="42BBD9"/>
      </a:accent3>
      <a:accent4>
        <a:srgbClr val="7BCEF6"/>
      </a:accent4>
      <a:accent5>
        <a:srgbClr val="E90F40"/>
      </a:accent5>
      <a:accent6>
        <a:srgbClr val="F05D25"/>
      </a:accent6>
      <a:hlink>
        <a:srgbClr val="E90F40"/>
      </a:hlink>
      <a:folHlink>
        <a:srgbClr val="F05D25"/>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F478230395784A9FBE0A3C9E21D6AB" ma:contentTypeVersion="41" ma:contentTypeDescription="Create a new document." ma:contentTypeScope="" ma:versionID="23f1cc7f1c428ae3606c134447cc44f7">
  <xsd:schema xmlns:xsd="http://www.w3.org/2001/XMLSchema" xmlns:xs="http://www.w3.org/2001/XMLSchema" xmlns:p="http://schemas.microsoft.com/office/2006/metadata/properties" xmlns:ns2="d3b20bdf-65ac-4ff6-8641-463fd9db40a5" xmlns:ns3="88c75a71-480b-4086-b82d-2a47e5c1f5a7" xmlns:ns4="http://schemas.microsoft.com/sharepoint/v4" targetNamespace="http://schemas.microsoft.com/office/2006/metadata/properties" ma:root="true" ma:fieldsID="02e7c619f7ff420a66e5a75459baaa6e" ns2:_="" ns3:_="" ns4:_="">
    <xsd:import namespace="d3b20bdf-65ac-4ff6-8641-463fd9db40a5"/>
    <xsd:import namespace="88c75a71-480b-4086-b82d-2a47e5c1f5a7"/>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4:IconOverlay" minOccurs="0"/>
                <xsd:element ref="ns2:MediaServiceAutoKeyPoints" minOccurs="0"/>
                <xsd:element ref="ns2:MediaServiceKeyPoints" minOccurs="0"/>
                <xsd:element ref="ns2:Classification"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3:_dlc_DocId" minOccurs="0"/>
                <xsd:element ref="ns3:_dlc_DocIdUrl" minOccurs="0"/>
                <xsd:element ref="ns3:_dlc_DocIdPersistId" minOccurs="0"/>
                <xsd:element ref="ns2:MediaLengthInSeconds" minOccurs="0"/>
                <xsd:element ref="ns3: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b20bdf-65ac-4ff6-8641-463fd9db40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Classification" ma:index="19" nillable="true" ma:displayName="Classification" ma:internalName="Classification">
      <xsd:simpleType>
        <xsd:restriction base="dms:Text">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5881c09-cf89-46b6-95b9-73984ece9c2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8c75a71-480b-4086-b82d-2a47e5c1f5a7" elementFormDefault="qualified">
    <xsd:import namespace="http://schemas.microsoft.com/office/2006/documentManagement/types"/>
    <xsd:import namespace="http://schemas.microsoft.com/office/infopath/2007/PartnerControls"/>
    <xsd:element name="SharedWithUsers" ma:index="1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307b962-6fac-4baa-9566-5a0441a41302}" ma:internalName="TaxCatchAll" ma:showField="CatchAllData" ma:web="88c75a71-480b-4086-b82d-2a47e5c1f5a7">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TaxKeywordTaxHTField" ma:index="31" nillable="true" ma:taxonomy="true" ma:internalName="TaxKeywordTaxHTField" ma:taxonomyFieldName="TaxKeyword" ma:displayName="Enterprise Keywords" ma:fieldId="{23f27201-bee3-471e-b2e7-b64fd8b7ca38}" ma:taxonomyMulti="true" ma:sspId="65881c09-cf89-46b6-95b9-73984ece9c2b"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Classification xmlns="d3b20bdf-65ac-4ff6-8641-463fd9db40a5" xsi:nil="true"/>
    <lcf76f155ced4ddcb4097134ff3c332f xmlns="d3b20bdf-65ac-4ff6-8641-463fd9db40a5">
      <Terms xmlns="http://schemas.microsoft.com/office/infopath/2007/PartnerControls"/>
    </lcf76f155ced4ddcb4097134ff3c332f>
    <TaxCatchAll xmlns="88c75a71-480b-4086-b82d-2a47e5c1f5a7">
      <Value>20</Value>
      <Value>19</Value>
      <Value>21</Value>
    </TaxCatchAll>
    <_dlc_DocId xmlns="88c75a71-480b-4086-b82d-2a47e5c1f5a7">NUKXRTK2NV73-1119693070-8311</_dlc_DocId>
    <_dlc_DocIdUrl xmlns="88c75a71-480b-4086-b82d-2a47e5c1f5a7">
      <Url>https://bertelsmann.sharepoint.com/sites/bportal_asys02_StreamworksDev_014397/_layouts/15/DocIdRedir.aspx?ID=NUKXRTK2NV73-1119693070-8311</Url>
      <Description>NUKXRTK2NV73-1119693070-8311</Description>
    </_dlc_DocIdUrl>
    <TaxKeywordTaxHTField xmlns="88c75a71-480b-4086-b82d-2a47e5c1f5a7">
      <Terms xmlns="http://schemas.microsoft.com/office/infopath/2007/PartnerControls">
        <TermInfo xmlns="http://schemas.microsoft.com/office/infopath/2007/PartnerControls">
          <TermName xmlns="http://schemas.microsoft.com/office/infopath/2007/PartnerControls">Design Document</TermName>
          <TermId xmlns="http://schemas.microsoft.com/office/infopath/2007/PartnerControls">b1721bce-afb5-4752-beec-9c498cd48ef7</TermId>
        </TermInfo>
        <TermInfo xmlns="http://schemas.microsoft.com/office/infopath/2007/PartnerControls">
          <TermName xmlns="http://schemas.microsoft.com/office/infopath/2007/PartnerControls">Detailed Design Document</TermName>
          <TermId xmlns="http://schemas.microsoft.com/office/infopath/2007/PartnerControls">f4f9943c-d186-4627-8eea-0a86f45b4f56</TermId>
        </TermInfo>
        <TermInfo xmlns="http://schemas.microsoft.com/office/infopath/2007/PartnerControls">
          <TermName xmlns="http://schemas.microsoft.com/office/infopath/2007/PartnerControls">DDD</TermName>
          <TermId xmlns="http://schemas.microsoft.com/office/infopath/2007/PartnerControls">0babd235-b417-4e98-bacb-a6a32d67142c</TermId>
        </TermInfo>
      </Terms>
    </TaxKeywordTaxHTField>
  </documentManagement>
</p:properties>
</file>

<file path=customXml/itemProps1.xml><?xml version="1.0" encoding="utf-8"?>
<ds:datastoreItem xmlns:ds="http://schemas.openxmlformats.org/officeDocument/2006/customXml" ds:itemID="{269F5403-2739-4CCB-A14E-4EC0E0022AF5}">
  <ds:schemaRefs>
    <ds:schemaRef ds:uri="http://schemas.microsoft.com/sharepoint/v3/contenttype/forms"/>
  </ds:schemaRefs>
</ds:datastoreItem>
</file>

<file path=customXml/itemProps2.xml><?xml version="1.0" encoding="utf-8"?>
<ds:datastoreItem xmlns:ds="http://schemas.openxmlformats.org/officeDocument/2006/customXml" ds:itemID="{9B343FCF-17C9-459E-88A2-FAFC804D4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b20bdf-65ac-4ff6-8641-463fd9db40a5"/>
    <ds:schemaRef ds:uri="88c75a71-480b-4086-b82d-2a47e5c1f5a7"/>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5F9BDB-5D01-4DD4-90C9-14D2FBEEAD5F}">
  <ds:schemaRefs>
    <ds:schemaRef ds:uri="http://schemas.openxmlformats.org/officeDocument/2006/bibliography"/>
  </ds:schemaRefs>
</ds:datastoreItem>
</file>

<file path=customXml/itemProps4.xml><?xml version="1.0" encoding="utf-8"?>
<ds:datastoreItem xmlns:ds="http://schemas.openxmlformats.org/officeDocument/2006/customXml" ds:itemID="{1FE299B2-0A3C-4AE2-82F5-D83AF185460B}">
  <ds:schemaRefs>
    <ds:schemaRef ds:uri="http://schemas.microsoft.com/sharepoint/events"/>
  </ds:schemaRefs>
</ds:datastoreItem>
</file>

<file path=customXml/itemProps5.xml><?xml version="1.0" encoding="utf-8"?>
<ds:datastoreItem xmlns:ds="http://schemas.openxmlformats.org/officeDocument/2006/customXml" ds:itemID="{020AE19E-76A5-42A7-AA8F-B84CFB621BC2}">
  <ds:schemaRefs>
    <ds:schemaRef ds:uri="http://schemas.microsoft.com/office/2006/documentManagement/types"/>
    <ds:schemaRef ds:uri="http://schemas.openxmlformats.org/package/2006/metadata/core-properties"/>
    <ds:schemaRef ds:uri="d3b20bdf-65ac-4ff6-8641-463fd9db40a5"/>
    <ds:schemaRef ds:uri="http://purl.org/dc/elements/1.1/"/>
    <ds:schemaRef ds:uri="http://schemas.microsoft.com/office/2006/metadata/properties"/>
    <ds:schemaRef ds:uri="http://purl.org/dc/terms/"/>
    <ds:schemaRef ds:uri="http://schemas.microsoft.com/office/infopath/2007/PartnerControls"/>
    <ds:schemaRef ds:uri="http://schemas.microsoft.com/sharepoint/v4"/>
    <ds:schemaRef ds:uri="88c75a71-480b-4086-b82d-2a47e5c1f5a7"/>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2120</Words>
  <Characters>13358</Characters>
  <Application>Microsoft Office Word</Application>
  <DocSecurity>0</DocSecurity>
  <Lines>111</Lines>
  <Paragraphs>30</Paragraphs>
  <ScaleCrop>false</ScaleCrop>
  <HeadingPairs>
    <vt:vector size="2" baseType="variant">
      <vt:variant>
        <vt:lpstr>Titel</vt:lpstr>
      </vt:variant>
      <vt:variant>
        <vt:i4>1</vt:i4>
      </vt:variant>
    </vt:vector>
  </HeadingPairs>
  <TitlesOfParts>
    <vt:vector size="1" baseType="lpstr">
      <vt:lpstr>Design Document zu CR XXXXX</vt:lpstr>
    </vt:vector>
  </TitlesOfParts>
  <Company>arvato systems GmbH</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zu CR XXXXX</dc:title>
  <dc:subject/>
  <dc:creator>niels.wiechmann@bertelsmann.de</dc:creator>
  <cp:keywords>DDD, Detailed Design Document, Design Document</cp:keywords>
  <dc:description/>
  <cp:lastModifiedBy>Geck, Ravel-Lukas</cp:lastModifiedBy>
  <cp:revision>2</cp:revision>
  <cp:lastPrinted>2014-01-07T10:15:00Z</cp:lastPrinted>
  <dcterms:created xsi:type="dcterms:W3CDTF">2025-12-11T14:48:00Z</dcterms:created>
  <dcterms:modified xsi:type="dcterms:W3CDTF">2025-12-11T14:48:00Z</dcterms:modified>
  <cp:category>Design Specification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0x010100F0F478230395784A9FBE0A3C9E21D6AB</vt:lpwstr>
  </property>
  <property fmtid="{D5CDD505-2E9C-101B-9397-08002B2CF9AE}" pid="3" name="_dlc_DocIdItemGuid">
    <vt:lpwstr>1a60188d-42ea-4753-bdcc-fa3c43682032</vt:lpwstr>
  </property>
  <property fmtid="{D5CDD505-2E9C-101B-9397-08002B2CF9AE}" pid="4" name="Order">
    <vt:r8>612100</vt:r8>
  </property>
  <property fmtid="{D5CDD505-2E9C-101B-9397-08002B2CF9AE}" pid="5" name="xd_ProgID">
    <vt:lpwstr/>
  </property>
  <property fmtid="{D5CDD505-2E9C-101B-9397-08002B2CF9AE}" pid="6" name="TemplateUrl">
    <vt:lpwstr/>
  </property>
  <property fmtid="{D5CDD505-2E9C-101B-9397-08002B2CF9AE}" pid="7" name="URL">
    <vt:lpwstr/>
  </property>
  <property fmtid="{D5CDD505-2E9C-101B-9397-08002B2CF9AE}" pid="8" name="MSIP_Label_d1eb46ce-67e3-4023-9bb7-2cf97845c0ca_Enabled">
    <vt:lpwstr>true</vt:lpwstr>
  </property>
  <property fmtid="{D5CDD505-2E9C-101B-9397-08002B2CF9AE}" pid="9" name="MSIP_Label_d1eb46ce-67e3-4023-9bb7-2cf97845c0ca_SetDate">
    <vt:lpwstr>2021-01-13T15:41:30Z</vt:lpwstr>
  </property>
  <property fmtid="{D5CDD505-2E9C-101B-9397-08002B2CF9AE}" pid="10" name="MSIP_Label_d1eb46ce-67e3-4023-9bb7-2cf97845c0ca_Method">
    <vt:lpwstr>Standard</vt:lpwstr>
  </property>
  <property fmtid="{D5CDD505-2E9C-101B-9397-08002B2CF9AE}" pid="11" name="MSIP_Label_d1eb46ce-67e3-4023-9bb7-2cf97845c0ca_Name">
    <vt:lpwstr>d1eb46ce-67e3-4023-9bb7-2cf97845c0ca</vt:lpwstr>
  </property>
  <property fmtid="{D5CDD505-2E9C-101B-9397-08002B2CF9AE}" pid="12" name="MSIP_Label_d1eb46ce-67e3-4023-9bb7-2cf97845c0ca_SiteId">
    <vt:lpwstr>1ca8bd94-3c97-4fc6-8955-bad266b43f0b</vt:lpwstr>
  </property>
  <property fmtid="{D5CDD505-2E9C-101B-9397-08002B2CF9AE}" pid="13" name="MSIP_Label_d1eb46ce-67e3-4023-9bb7-2cf97845c0ca_ActionId">
    <vt:lpwstr>cbc9fef1-9d76-4525-b637-af36e972edda</vt:lpwstr>
  </property>
  <property fmtid="{D5CDD505-2E9C-101B-9397-08002B2CF9AE}" pid="14" name="MSIP_Label_d1eb46ce-67e3-4023-9bb7-2cf97845c0ca_ContentBits">
    <vt:lpwstr>0</vt:lpwstr>
  </property>
  <property fmtid="{D5CDD505-2E9C-101B-9397-08002B2CF9AE}" pid="15" name="MediaServiceImageTags">
    <vt:lpwstr/>
  </property>
  <property fmtid="{D5CDD505-2E9C-101B-9397-08002B2CF9AE}" pid="16" name="TaxKeyword">
    <vt:lpwstr>20;#Design Document|b1721bce-afb5-4752-beec-9c498cd48ef7;#19;#Detailed Design Document|f4f9943c-d186-4627-8eea-0a86f45b4f56;#21;#DDD|0babd235-b417-4e98-bacb-a6a32d67142c</vt:lpwstr>
  </property>
  <property fmtid="{D5CDD505-2E9C-101B-9397-08002B2CF9AE}" pid="17" name="docLang">
    <vt:lpwstr>de</vt:lpwstr>
  </property>
</Properties>
</file>